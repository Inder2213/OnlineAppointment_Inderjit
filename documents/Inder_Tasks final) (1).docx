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C98C2" w14:textId="07D63ACF" w:rsidR="007F488A" w:rsidRDefault="007F488A" w:rsidP="007F488A">
      <w:pPr>
        <w:jc w:val="center"/>
        <w:rPr>
          <w:b/>
        </w:rPr>
      </w:pPr>
      <w:r>
        <w:rPr>
          <w:b/>
        </w:rPr>
        <w:t xml:space="preserve">Name: </w:t>
      </w:r>
      <w:r w:rsidR="00584FB6">
        <w:rPr>
          <w:b/>
        </w:rPr>
        <w:t>Inderj</w:t>
      </w:r>
      <w:r w:rsidR="005011FA">
        <w:rPr>
          <w:b/>
        </w:rPr>
        <w:t>eet Singh Sidhu</w:t>
      </w:r>
    </w:p>
    <w:p w14:paraId="1E2D3B79" w14:textId="77777777" w:rsidR="007F488A" w:rsidRDefault="007F488A" w:rsidP="007F488A">
      <w:pPr>
        <w:jc w:val="center"/>
        <w:rPr>
          <w:b/>
        </w:rPr>
      </w:pPr>
      <w:r>
        <w:rPr>
          <w:b/>
        </w:rPr>
        <w:t xml:space="preserve">ID: </w:t>
      </w:r>
      <w:r w:rsidR="00A50089">
        <w:rPr>
          <w:b/>
        </w:rPr>
        <w:t>3157436</w:t>
      </w:r>
    </w:p>
    <w:p w14:paraId="484F4123" w14:textId="77777777" w:rsidR="007F488A" w:rsidRDefault="007F488A" w:rsidP="007F488A">
      <w:pPr>
        <w:jc w:val="center"/>
        <w:rPr>
          <w:b/>
        </w:rPr>
      </w:pPr>
      <w:r>
        <w:rPr>
          <w:b/>
        </w:rPr>
        <w:t xml:space="preserve">Title: </w:t>
      </w:r>
      <w:r w:rsidR="00615E37">
        <w:rPr>
          <w:b/>
        </w:rPr>
        <w:t>Online Appointment</w:t>
      </w:r>
    </w:p>
    <w:p w14:paraId="2382ADB0" w14:textId="77777777" w:rsidR="007F488A" w:rsidRDefault="007F488A" w:rsidP="007F488A">
      <w:pPr>
        <w:jc w:val="center"/>
        <w:rPr>
          <w:b/>
        </w:rPr>
      </w:pPr>
    </w:p>
    <w:p w14:paraId="674E07D6" w14:textId="77777777" w:rsidR="007F488A" w:rsidRDefault="007F488A" w:rsidP="007F488A">
      <w:pPr>
        <w:jc w:val="center"/>
        <w:rPr>
          <w:b/>
        </w:rPr>
      </w:pPr>
    </w:p>
    <w:p w14:paraId="378F80D9" w14:textId="77777777" w:rsidR="007F488A" w:rsidRDefault="007F488A" w:rsidP="007F488A">
      <w:pPr>
        <w:jc w:val="center"/>
        <w:rPr>
          <w:b/>
        </w:rPr>
      </w:pPr>
      <w:r w:rsidRPr="00912E77">
        <w:rPr>
          <w:b/>
        </w:rPr>
        <w:t>Task 1 - Identify the problem</w:t>
      </w:r>
    </w:p>
    <w:p w14:paraId="174ED216" w14:textId="77777777" w:rsidR="00B60130" w:rsidRPr="00B60130" w:rsidRDefault="00B60130" w:rsidP="00B60130">
      <w:pPr>
        <w:jc w:val="center"/>
        <w:rPr>
          <w:b/>
        </w:rPr>
      </w:pPr>
      <w:r w:rsidRPr="00B60130">
        <w:rPr>
          <w:b/>
        </w:rPr>
        <w:t>Call Discussion with Client: Bhupinder</w:t>
      </w:r>
    </w:p>
    <w:p w14:paraId="45DE53E2" w14:textId="77777777" w:rsidR="00B60130" w:rsidRDefault="00B60130" w:rsidP="006D7C12">
      <w:pPr>
        <w:pStyle w:val="BodyText"/>
      </w:pPr>
    </w:p>
    <w:p w14:paraId="3472140D" w14:textId="77777777" w:rsidR="002D5FF3" w:rsidRDefault="005011FA" w:rsidP="006D7C12">
      <w:pPr>
        <w:pStyle w:val="BodyText"/>
        <w:rPr>
          <w:rFonts w:asciiTheme="minorHAnsi" w:hAnsiTheme="minorHAnsi" w:cstheme="minorHAnsi"/>
          <w:color w:val="000000" w:themeColor="text1"/>
        </w:rPr>
      </w:pPr>
      <w:r w:rsidRPr="006D7C12">
        <w:rPr>
          <w:b/>
          <w:color w:val="0070C0"/>
          <w:lang w:val="en-AU"/>
        </w:rPr>
        <w:t xml:space="preserve">Client </w:t>
      </w:r>
      <w:r w:rsidR="00F43430" w:rsidRPr="006D7C12">
        <w:rPr>
          <w:b/>
          <w:color w:val="0070C0"/>
          <w:lang w:val="en-AU"/>
        </w:rPr>
        <w:t>Information</w:t>
      </w:r>
      <w:r w:rsidR="00F43430">
        <w:rPr>
          <w:b/>
          <w:sz w:val="20"/>
          <w:szCs w:val="20"/>
          <w:lang w:val="en-AU"/>
        </w:rPr>
        <w:t>:</w:t>
      </w:r>
      <w:r w:rsidR="00F43430" w:rsidRPr="00F00760">
        <w:rPr>
          <w:color w:val="000000" w:themeColor="text1"/>
        </w:rPr>
        <w:t xml:space="preserve"> </w:t>
      </w:r>
      <w:r w:rsidR="00F00760" w:rsidRPr="002D5FF3">
        <w:rPr>
          <w:rFonts w:asciiTheme="minorHAnsi" w:hAnsiTheme="minorHAnsi" w:cstheme="minorHAnsi"/>
          <w:color w:val="000000" w:themeColor="text1"/>
        </w:rPr>
        <w:t xml:space="preserve">Bhupinder is setting up appointments with the various doctors at the Medicare facility. Till </w:t>
      </w:r>
      <w:r w:rsidR="002D5FF3" w:rsidRPr="002D5FF3">
        <w:rPr>
          <w:rFonts w:asciiTheme="minorHAnsi" w:hAnsiTheme="minorHAnsi" w:cstheme="minorHAnsi"/>
          <w:color w:val="000000" w:themeColor="text1"/>
        </w:rPr>
        <w:t xml:space="preserve">date, </w:t>
      </w:r>
      <w:r w:rsidR="002D5FF3">
        <w:rPr>
          <w:rFonts w:asciiTheme="minorHAnsi" w:hAnsiTheme="minorHAnsi" w:cstheme="minorHAnsi"/>
          <w:color w:val="000000" w:themeColor="text1"/>
        </w:rPr>
        <w:t xml:space="preserve">  </w:t>
      </w:r>
    </w:p>
    <w:p w14:paraId="172A1610" w14:textId="0B48DD51" w:rsidR="002D5FF3" w:rsidRDefault="002D5FF3" w:rsidP="006D7C12">
      <w:pPr>
        <w:pStyle w:val="BodyText"/>
        <w:rPr>
          <w:rFonts w:asciiTheme="minorHAnsi" w:hAnsiTheme="minorHAnsi" w:cstheme="minorHAnsi"/>
          <w:color w:val="000000" w:themeColor="text1"/>
        </w:rPr>
      </w:pPr>
      <w:r>
        <w:rPr>
          <w:rFonts w:asciiTheme="minorHAnsi" w:hAnsiTheme="minorHAnsi" w:cstheme="minorHAnsi"/>
          <w:color w:val="000000" w:themeColor="text1"/>
        </w:rPr>
        <w:t xml:space="preserve">                 </w:t>
      </w:r>
      <w:r w:rsidR="00F00760" w:rsidRPr="002D5FF3">
        <w:rPr>
          <w:rFonts w:asciiTheme="minorHAnsi" w:hAnsiTheme="minorHAnsi" w:cstheme="minorHAnsi"/>
          <w:color w:val="000000" w:themeColor="text1"/>
        </w:rPr>
        <w:t xml:space="preserve">he is maintaining all his records of all the patients and all the doctors manually. But he has reached me, to </w:t>
      </w:r>
      <w:r>
        <w:rPr>
          <w:rFonts w:asciiTheme="minorHAnsi" w:hAnsiTheme="minorHAnsi" w:cstheme="minorHAnsi"/>
          <w:color w:val="000000" w:themeColor="text1"/>
        </w:rPr>
        <w:t xml:space="preserve">  </w:t>
      </w:r>
    </w:p>
    <w:p w14:paraId="7D44E049" w14:textId="0EDF5582" w:rsidR="007E4BC1" w:rsidRPr="002D5FF3" w:rsidRDefault="002D5FF3" w:rsidP="006D7C12">
      <w:pPr>
        <w:pStyle w:val="BodyText"/>
        <w:rPr>
          <w:rFonts w:asciiTheme="minorHAnsi" w:hAnsiTheme="minorHAnsi" w:cstheme="minorHAnsi"/>
          <w:color w:val="000000" w:themeColor="text1"/>
        </w:rPr>
      </w:pPr>
      <w:r>
        <w:rPr>
          <w:rFonts w:asciiTheme="minorHAnsi" w:hAnsiTheme="minorHAnsi" w:cstheme="minorHAnsi"/>
          <w:color w:val="000000" w:themeColor="text1"/>
        </w:rPr>
        <w:t xml:space="preserve">                </w:t>
      </w:r>
      <w:r w:rsidR="00F00760" w:rsidRPr="002D5FF3">
        <w:rPr>
          <w:rFonts w:asciiTheme="minorHAnsi" w:hAnsiTheme="minorHAnsi" w:cstheme="minorHAnsi"/>
          <w:color w:val="000000" w:themeColor="text1"/>
        </w:rPr>
        <w:t xml:space="preserve">ease down his work </w:t>
      </w:r>
      <w:r w:rsidR="005011FA" w:rsidRPr="002D5FF3">
        <w:rPr>
          <w:rFonts w:asciiTheme="minorHAnsi" w:hAnsiTheme="minorHAnsi" w:cstheme="minorHAnsi"/>
          <w:color w:val="000000" w:themeColor="text1"/>
        </w:rPr>
        <w:t>i.e.,</w:t>
      </w:r>
      <w:r w:rsidR="00F00760" w:rsidRPr="002D5FF3">
        <w:rPr>
          <w:rFonts w:asciiTheme="minorHAnsi" w:hAnsiTheme="minorHAnsi" w:cstheme="minorHAnsi"/>
          <w:color w:val="000000" w:themeColor="text1"/>
        </w:rPr>
        <w:t xml:space="preserve"> providing him help by making an application for the work he is doing.</w:t>
      </w:r>
    </w:p>
    <w:p w14:paraId="565D52E5" w14:textId="77777777" w:rsidR="00F00760" w:rsidRDefault="00F00760" w:rsidP="006D7C12">
      <w:pPr>
        <w:pStyle w:val="BodyText"/>
      </w:pPr>
    </w:p>
    <w:p w14:paraId="3B589E90" w14:textId="77777777" w:rsidR="005011FA" w:rsidRDefault="00F00760" w:rsidP="006D7C12">
      <w:pPr>
        <w:pStyle w:val="BodyText"/>
        <w:rPr>
          <w:b/>
        </w:rPr>
      </w:pPr>
      <w:r w:rsidRPr="005011FA">
        <w:rPr>
          <w:b/>
          <w:color w:val="0070C0"/>
        </w:rPr>
        <w:t>Primary objective</w:t>
      </w:r>
      <w:r>
        <w:rPr>
          <w:b/>
        </w:rPr>
        <w:t xml:space="preserve">: </w:t>
      </w:r>
    </w:p>
    <w:p w14:paraId="5541F721" w14:textId="046FA2FC" w:rsidR="00F00760" w:rsidRPr="005011FA" w:rsidRDefault="00F00760" w:rsidP="00317BE6">
      <w:pPr>
        <w:pStyle w:val="ListParagraph"/>
        <w:numPr>
          <w:ilvl w:val="0"/>
          <w:numId w:val="2"/>
        </w:numPr>
        <w:rPr>
          <w:color w:val="000000" w:themeColor="text1"/>
        </w:rPr>
      </w:pPr>
      <w:r w:rsidRPr="005011FA">
        <w:rPr>
          <w:color w:val="000000" w:themeColor="text1"/>
        </w:rPr>
        <w:t xml:space="preserve">As Bhupinder needs a software to enter details of the patients, whose appointment was fixed, which doctors they have visited and what medicines doctors have prescribed to that </w:t>
      </w:r>
      <w:r w:rsidR="005011FA" w:rsidRPr="005011FA">
        <w:rPr>
          <w:color w:val="000000" w:themeColor="text1"/>
        </w:rPr>
        <w:t>patient</w:t>
      </w:r>
      <w:r w:rsidRPr="005011FA">
        <w:rPr>
          <w:color w:val="000000" w:themeColor="text1"/>
        </w:rPr>
        <w:t xml:space="preserve">. And even details of the doctor such as their attending day or timings of the </w:t>
      </w:r>
      <w:r w:rsidR="005011FA" w:rsidRPr="005011FA">
        <w:rPr>
          <w:color w:val="000000" w:themeColor="text1"/>
        </w:rPr>
        <w:t>day</w:t>
      </w:r>
      <w:r w:rsidRPr="005011FA">
        <w:rPr>
          <w:color w:val="000000" w:themeColor="text1"/>
        </w:rPr>
        <w:t xml:space="preserve"> or weekend. And how many patients that attended in a day etc. </w:t>
      </w:r>
    </w:p>
    <w:p w14:paraId="5EB281F5" w14:textId="36AD591D" w:rsidR="00F00760" w:rsidRPr="006D7C12" w:rsidRDefault="005011FA" w:rsidP="006D7C12">
      <w:pPr>
        <w:pStyle w:val="BodyText"/>
        <w:rPr>
          <w:b/>
          <w:bCs/>
          <w:color w:val="4472C4" w:themeColor="accent5"/>
        </w:rPr>
      </w:pPr>
      <w:r w:rsidRPr="006D7C12">
        <w:rPr>
          <w:b/>
          <w:bCs/>
          <w:color w:val="4472C4" w:themeColor="accent5"/>
        </w:rPr>
        <w:t xml:space="preserve">Benefits of Primary objective: </w:t>
      </w:r>
    </w:p>
    <w:p w14:paraId="33407E62" w14:textId="78B4DFC0" w:rsidR="005011FA" w:rsidRPr="005011FA" w:rsidRDefault="005011FA" w:rsidP="00317BE6">
      <w:pPr>
        <w:pStyle w:val="ListParagraph"/>
        <w:numPr>
          <w:ilvl w:val="0"/>
          <w:numId w:val="2"/>
        </w:numPr>
        <w:rPr>
          <w:color w:val="000000" w:themeColor="text1"/>
        </w:rPr>
      </w:pPr>
      <w:r>
        <w:rPr>
          <w:color w:val="000000" w:themeColor="text1"/>
        </w:rPr>
        <w:t xml:space="preserve">This project is </w:t>
      </w:r>
      <w:r w:rsidR="00966D6C">
        <w:rPr>
          <w:color w:val="000000" w:themeColor="text1"/>
        </w:rPr>
        <w:t xml:space="preserve">fully digitally and scalable which helps to </w:t>
      </w:r>
      <w:r w:rsidR="00966D6C" w:rsidRPr="00966D6C">
        <w:rPr>
          <w:rFonts w:cstheme="minorHAnsi"/>
          <w:color w:val="202124"/>
          <w:shd w:val="clear" w:color="auto" w:fill="FFFFFF"/>
        </w:rPr>
        <w:t>allows you to reach more customers automatically</w:t>
      </w:r>
      <w:r w:rsidR="00966D6C">
        <w:rPr>
          <w:rFonts w:ascii="Arial" w:hAnsi="Arial" w:cs="Arial"/>
          <w:color w:val="202124"/>
          <w:shd w:val="clear" w:color="auto" w:fill="FFFFFF"/>
        </w:rPr>
        <w:t>.</w:t>
      </w:r>
    </w:p>
    <w:p w14:paraId="39D60A6F" w14:textId="413D8BF8" w:rsidR="007E4BC1" w:rsidRPr="006D7C12" w:rsidRDefault="00C32080" w:rsidP="00317BE6">
      <w:pPr>
        <w:pStyle w:val="ListParagraph"/>
        <w:numPr>
          <w:ilvl w:val="0"/>
          <w:numId w:val="2"/>
        </w:numPr>
        <w:rPr>
          <w:rFonts w:cstheme="minorHAnsi"/>
        </w:rPr>
      </w:pPr>
      <w:r w:rsidRPr="00C32080">
        <w:rPr>
          <w:rFonts w:cstheme="minorHAnsi"/>
          <w:color w:val="202124"/>
          <w:shd w:val="clear" w:color="auto" w:fill="FFFFFF"/>
        </w:rPr>
        <w:t>Digital data is always 100% accurate</w:t>
      </w:r>
      <w:r w:rsidRPr="00C32080">
        <w:rPr>
          <w:rFonts w:cstheme="minorHAnsi"/>
        </w:rPr>
        <w:t xml:space="preserve"> and it can also help </w:t>
      </w:r>
      <w:r w:rsidRPr="00C32080">
        <w:rPr>
          <w:rFonts w:cstheme="minorHAnsi"/>
          <w:color w:val="202124"/>
          <w:shd w:val="clear" w:color="auto" w:fill="FFFFFF"/>
        </w:rPr>
        <w:t>you make informed decisions and improve online performance</w:t>
      </w:r>
      <w:r w:rsidRPr="00C32080">
        <w:rPr>
          <w:rFonts w:cstheme="minorHAnsi"/>
        </w:rPr>
        <w:t xml:space="preserve"> </w:t>
      </w:r>
      <w:r w:rsidR="007E4BC1" w:rsidRPr="00C32080">
        <w:rPr>
          <w:rFonts w:cstheme="minorHAnsi"/>
        </w:rPr>
        <w:br w:type="page"/>
      </w:r>
      <w:r w:rsidR="007E4BC1" w:rsidRPr="006D7C12">
        <w:rPr>
          <w:b/>
          <w:lang w:val="en-NZ"/>
        </w:rPr>
        <w:lastRenderedPageBreak/>
        <w:t>Task 2 - Define and document requirements</w:t>
      </w:r>
    </w:p>
    <w:p w14:paraId="635B208F" w14:textId="7937C786" w:rsidR="00B32B6B" w:rsidRDefault="00B32B6B" w:rsidP="00B60130">
      <w:pPr>
        <w:jc w:val="both"/>
      </w:pPr>
    </w:p>
    <w:p w14:paraId="33C31C0D" w14:textId="3EB4E93B" w:rsidR="00255BF8" w:rsidRDefault="00233A90" w:rsidP="00255BF8">
      <w:pPr>
        <w:jc w:val="both"/>
      </w:pPr>
      <w:r w:rsidRPr="006D7C12">
        <w:rPr>
          <w:rStyle w:val="BodyTextChar"/>
          <w:b/>
          <w:bCs/>
          <w:color w:val="4472C4" w:themeColor="accent5"/>
        </w:rPr>
        <w:t>Scope of work</w:t>
      </w:r>
      <w:r w:rsidRPr="006D7C12">
        <w:rPr>
          <w:color w:val="4472C4" w:themeColor="accent5"/>
        </w:rPr>
        <w:t xml:space="preserve">: </w:t>
      </w:r>
      <w:r>
        <w:t xml:space="preserve">This project is only </w:t>
      </w:r>
      <w:r w:rsidR="005A2F2B">
        <w:t>Limited</w:t>
      </w:r>
      <w:r>
        <w:t xml:space="preserve"> to an appointment for all </w:t>
      </w:r>
      <w:r w:rsidR="006D7C12">
        <w:t>patients,</w:t>
      </w:r>
      <w:r w:rsidR="005A2F2B">
        <w:t xml:space="preserve"> and it will also </w:t>
      </w:r>
      <w:r w:rsidR="006D7C12">
        <w:t>help</w:t>
      </w:r>
      <w:r w:rsidR="005A2F2B">
        <w:t xml:space="preserve"> the clients to maintain record and the maintenance of this application is out of scope</w:t>
      </w:r>
    </w:p>
    <w:p w14:paraId="6A1C302A" w14:textId="3BB807DA" w:rsidR="00233A90" w:rsidRPr="006D7C12" w:rsidRDefault="00233A90" w:rsidP="00233A90">
      <w:pPr>
        <w:rPr>
          <w:b/>
          <w:bCs/>
          <w:color w:val="4472C4" w:themeColor="accent5"/>
        </w:rPr>
      </w:pPr>
    </w:p>
    <w:p w14:paraId="41ED551C" w14:textId="77777777" w:rsidR="007B3FAC" w:rsidRPr="006D7C12" w:rsidRDefault="00255BF8" w:rsidP="00923998">
      <w:pPr>
        <w:jc w:val="both"/>
        <w:rPr>
          <w:color w:val="4472C4" w:themeColor="accent5"/>
        </w:rPr>
      </w:pPr>
      <w:r w:rsidRPr="006D7C12">
        <w:rPr>
          <w:rStyle w:val="BodyTextChar"/>
          <w:b/>
          <w:bCs/>
          <w:color w:val="4472C4" w:themeColor="accent5"/>
        </w:rPr>
        <w:t>Features</w:t>
      </w:r>
      <w:r w:rsidRPr="006D7C12">
        <w:rPr>
          <w:b/>
          <w:color w:val="4472C4" w:themeColor="accent5"/>
        </w:rPr>
        <w:t>:</w:t>
      </w:r>
      <w:r w:rsidRPr="006D7C12">
        <w:rPr>
          <w:color w:val="4472C4" w:themeColor="accent5"/>
        </w:rPr>
        <w:t xml:space="preserve"> </w:t>
      </w:r>
    </w:p>
    <w:p w14:paraId="5504B915" w14:textId="77777777" w:rsidR="007B3FAC" w:rsidRDefault="00923998" w:rsidP="00317BE6">
      <w:pPr>
        <w:pStyle w:val="ListParagraph"/>
        <w:numPr>
          <w:ilvl w:val="0"/>
          <w:numId w:val="3"/>
        </w:numPr>
        <w:jc w:val="both"/>
      </w:pPr>
      <w:r w:rsidRPr="00923998">
        <w:t>The Medicare facility needs a software for setting up day to day appointments of the patients with the doctors at the time suitable for both patients and the doctors. To make the work of Bhupinder easy and proper a software is to be made which may have all the records he needs.</w:t>
      </w:r>
    </w:p>
    <w:p w14:paraId="5F17F1F7" w14:textId="313D4B06" w:rsidR="00255BF8" w:rsidRDefault="00923998" w:rsidP="00317BE6">
      <w:pPr>
        <w:pStyle w:val="ListParagraph"/>
        <w:numPr>
          <w:ilvl w:val="0"/>
          <w:numId w:val="3"/>
        </w:numPr>
        <w:jc w:val="both"/>
      </w:pPr>
      <w:r w:rsidRPr="00923998">
        <w:t xml:space="preserve"> The patients will also get benefit of the software as the previous system of booking appointments was manual and was a tedious job and led to setting appointments which were difficult to first schedule and if needed to reschedule.</w:t>
      </w:r>
    </w:p>
    <w:p w14:paraId="1773EA57" w14:textId="5D4FDCC4" w:rsidR="007B3FAC" w:rsidRDefault="007B3FAC" w:rsidP="00317BE6">
      <w:pPr>
        <w:pStyle w:val="ListParagraph"/>
        <w:numPr>
          <w:ilvl w:val="0"/>
          <w:numId w:val="3"/>
        </w:numPr>
        <w:jc w:val="both"/>
      </w:pPr>
      <w:r>
        <w:t xml:space="preserve">Mobile </w:t>
      </w:r>
      <w:r w:rsidR="006D7C12">
        <w:t>friendly</w:t>
      </w:r>
      <w:r>
        <w:t xml:space="preserve"> feature means patient can access website on mobile phone which may </w:t>
      </w:r>
      <w:r w:rsidR="006D7C12">
        <w:t>help</w:t>
      </w:r>
      <w:r>
        <w:t xml:space="preserve"> to book easily rather than to borrow or use laptop </w:t>
      </w:r>
    </w:p>
    <w:p w14:paraId="4F841BC7" w14:textId="400C50F2" w:rsidR="007B3FAC" w:rsidRDefault="007B3FAC" w:rsidP="00317BE6">
      <w:pPr>
        <w:pStyle w:val="ListParagraph"/>
        <w:numPr>
          <w:ilvl w:val="0"/>
          <w:numId w:val="3"/>
        </w:numPr>
        <w:jc w:val="both"/>
      </w:pPr>
      <w:r>
        <w:t xml:space="preserve">The patients can check and book appointment as per doctor availability due to this they can save time </w:t>
      </w:r>
    </w:p>
    <w:p w14:paraId="338A231D" w14:textId="1CFC12FB" w:rsidR="007979C8" w:rsidRPr="007979C8" w:rsidRDefault="007979C8" w:rsidP="00317BE6">
      <w:pPr>
        <w:pStyle w:val="ListParagraph"/>
        <w:numPr>
          <w:ilvl w:val="0"/>
          <w:numId w:val="3"/>
        </w:numPr>
        <w:jc w:val="both"/>
      </w:pPr>
      <w:r>
        <w:t xml:space="preserve">The most important facility is Accessibility in which clients can easily enter to site and </w:t>
      </w:r>
      <w:r w:rsidR="006D7C12">
        <w:t>u</w:t>
      </w:r>
      <w:r w:rsidR="006D7C12">
        <w:rPr>
          <w:rFonts w:ascii="Arial" w:hAnsi="Arial" w:cs="Arial"/>
          <w:color w:val="202124"/>
          <w:sz w:val="21"/>
          <w:szCs w:val="21"/>
          <w:shd w:val="clear" w:color="auto" w:fill="FFFFFF"/>
        </w:rPr>
        <w:t>nderstood</w:t>
      </w:r>
      <w:r>
        <w:rPr>
          <w:rFonts w:ascii="Arial" w:hAnsi="Arial" w:cs="Arial"/>
          <w:color w:val="202124"/>
          <w:sz w:val="21"/>
          <w:szCs w:val="21"/>
          <w:shd w:val="clear" w:color="auto" w:fill="FFFFFF"/>
        </w:rPr>
        <w:t xml:space="preserve"> and this is also </w:t>
      </w:r>
      <w:r w:rsidR="006D7C12">
        <w:rPr>
          <w:rFonts w:ascii="Arial" w:hAnsi="Arial" w:cs="Arial"/>
          <w:color w:val="202124"/>
          <w:sz w:val="21"/>
          <w:szCs w:val="21"/>
          <w:shd w:val="clear" w:color="auto" w:fill="FFFFFF"/>
        </w:rPr>
        <w:t>coming</w:t>
      </w:r>
      <w:r>
        <w:rPr>
          <w:rFonts w:ascii="Arial" w:hAnsi="Arial" w:cs="Arial"/>
          <w:color w:val="202124"/>
          <w:sz w:val="21"/>
          <w:szCs w:val="21"/>
          <w:shd w:val="clear" w:color="auto" w:fill="FFFFFF"/>
        </w:rPr>
        <w:t xml:space="preserve"> with browser computability</w:t>
      </w:r>
    </w:p>
    <w:p w14:paraId="7BA4A748" w14:textId="77777777" w:rsidR="007979C8" w:rsidRPr="00923998" w:rsidRDefault="007979C8" w:rsidP="007979C8">
      <w:pPr>
        <w:pStyle w:val="ListParagraph"/>
        <w:jc w:val="both"/>
      </w:pPr>
    </w:p>
    <w:p w14:paraId="34AA895E" w14:textId="59A23D08" w:rsidR="00255BF8" w:rsidRDefault="00255BF8" w:rsidP="00255BF8">
      <w:pPr>
        <w:jc w:val="both"/>
      </w:pPr>
    </w:p>
    <w:p w14:paraId="0D649F90" w14:textId="77777777" w:rsidR="00255BF8" w:rsidRDefault="00255BF8" w:rsidP="00255BF8">
      <w:pPr>
        <w:jc w:val="both"/>
      </w:pPr>
    </w:p>
    <w:p w14:paraId="1E89CFA6" w14:textId="77777777" w:rsidR="007371A2" w:rsidRPr="006D7C12" w:rsidRDefault="00255BF8" w:rsidP="006D7C12">
      <w:pPr>
        <w:pStyle w:val="BodyText"/>
        <w:rPr>
          <w:b/>
          <w:bCs/>
          <w:color w:val="4472C4" w:themeColor="accent5"/>
        </w:rPr>
      </w:pPr>
      <w:r w:rsidRPr="006D7C12">
        <w:rPr>
          <w:b/>
          <w:bCs/>
          <w:color w:val="4472C4" w:themeColor="accent5"/>
        </w:rPr>
        <w:t>Functional Requirements:</w:t>
      </w:r>
    </w:p>
    <w:p w14:paraId="2EBA2C97" w14:textId="36A66F2F" w:rsidR="007371A2" w:rsidRDefault="005B3B7A" w:rsidP="00317BE6">
      <w:pPr>
        <w:pStyle w:val="ListParagraph"/>
        <w:numPr>
          <w:ilvl w:val="0"/>
          <w:numId w:val="5"/>
        </w:numPr>
        <w:jc w:val="both"/>
      </w:pPr>
      <w:r>
        <w:t xml:space="preserve">The patient's detailed history is to be entered in the software, so a table of patients is to be created for maintaining their database. It contains all the information about when the patient first visited the hospital, which doctor was appointed to him, which medicines he has been prescribed and for what duration. </w:t>
      </w:r>
    </w:p>
    <w:p w14:paraId="7A9E23C9" w14:textId="32A52AF4" w:rsidR="00255BF8" w:rsidRDefault="005B3B7A" w:rsidP="00317BE6">
      <w:pPr>
        <w:pStyle w:val="ListParagraph"/>
        <w:numPr>
          <w:ilvl w:val="0"/>
          <w:numId w:val="4"/>
        </w:numPr>
        <w:jc w:val="both"/>
      </w:pPr>
      <w:r>
        <w:t xml:space="preserve"> </w:t>
      </w:r>
      <w:r w:rsidR="007371A2">
        <w:t>A</w:t>
      </w:r>
      <w:r>
        <w:t xml:space="preserve"> module of doctors is to be created for booking appointments of the patients, the information of which doctor is available, at which time, day should be readily available to him for properly booking the appointments. </w:t>
      </w:r>
      <w:r w:rsidR="007371A2">
        <w:t>Also,</w:t>
      </w:r>
      <w:r>
        <w:t xml:space="preserve"> a login should be given for customers to have access to their medical records.</w:t>
      </w:r>
    </w:p>
    <w:p w14:paraId="5A81C7BC" w14:textId="77777777" w:rsidR="009C2E12" w:rsidRDefault="009C2E12" w:rsidP="00317BE6">
      <w:pPr>
        <w:pStyle w:val="ListParagraph"/>
        <w:numPr>
          <w:ilvl w:val="0"/>
          <w:numId w:val="4"/>
        </w:numPr>
        <w:jc w:val="both"/>
      </w:pPr>
      <w:r w:rsidRPr="005B3B7A">
        <w:t xml:space="preserve">As the patients can book the appointment via their login ids along with getting their medical records on their accounts, a database should be such that it can store such amount of data, which can be retrieved easily by the patients and Bhupinder himself. </w:t>
      </w:r>
    </w:p>
    <w:p w14:paraId="056DA5E4" w14:textId="77777777" w:rsidR="009C2E12" w:rsidRDefault="009C2E12" w:rsidP="00E32F9C">
      <w:pPr>
        <w:pStyle w:val="ListParagraph"/>
        <w:jc w:val="both"/>
      </w:pPr>
    </w:p>
    <w:p w14:paraId="1DEB5969" w14:textId="77777777" w:rsidR="007371A2" w:rsidRPr="006D7C12" w:rsidRDefault="00255BF8" w:rsidP="006D7C12">
      <w:pPr>
        <w:pStyle w:val="BodyText"/>
        <w:rPr>
          <w:b/>
          <w:bCs/>
          <w:color w:val="4472C4" w:themeColor="accent5"/>
        </w:rPr>
      </w:pPr>
      <w:r w:rsidRPr="006D7C12">
        <w:rPr>
          <w:b/>
          <w:bCs/>
          <w:color w:val="4472C4" w:themeColor="accent5"/>
        </w:rPr>
        <w:t>Non-functional requirements:</w:t>
      </w:r>
    </w:p>
    <w:p w14:paraId="1FCFD28D" w14:textId="3239250B" w:rsidR="00255BF8" w:rsidRDefault="005B3B7A" w:rsidP="00317BE6">
      <w:pPr>
        <w:pStyle w:val="ListParagraph"/>
        <w:numPr>
          <w:ilvl w:val="0"/>
          <w:numId w:val="4"/>
        </w:numPr>
        <w:jc w:val="both"/>
      </w:pPr>
      <w:r w:rsidRPr="005B3B7A">
        <w:t xml:space="preserve">the information in the software needs to be correct and reliable and should be updated on </w:t>
      </w:r>
      <w:r w:rsidR="007371A2" w:rsidRPr="005B3B7A">
        <w:t>day-to-day</w:t>
      </w:r>
      <w:r w:rsidRPr="005B3B7A">
        <w:t xml:space="preserve"> basis or hourly basis whichever is convenient and </w:t>
      </w:r>
      <w:r w:rsidR="00E32F9C">
        <w:t>easy to use</w:t>
      </w:r>
    </w:p>
    <w:p w14:paraId="7548FB26" w14:textId="14293C37" w:rsidR="005A2F2B" w:rsidRDefault="00AD0922" w:rsidP="00317BE6">
      <w:pPr>
        <w:pStyle w:val="ListParagraph"/>
        <w:numPr>
          <w:ilvl w:val="0"/>
          <w:numId w:val="4"/>
        </w:numPr>
        <w:jc w:val="both"/>
      </w:pPr>
      <w:r>
        <w:t xml:space="preserve">The accessibility </w:t>
      </w:r>
      <w:r w:rsidR="00E32F9C">
        <w:t>needs</w:t>
      </w:r>
      <w:r>
        <w:t xml:space="preserve"> to be fast loading which will not</w:t>
      </w:r>
      <w:r w:rsidR="009C2E12">
        <w:t xml:space="preserve"> </w:t>
      </w:r>
      <w:r w:rsidR="00EF553A">
        <w:t>take</w:t>
      </w:r>
      <w:r>
        <w:t xml:space="preserve"> longer time </w:t>
      </w:r>
      <w:r w:rsidR="009C2E12">
        <w:t xml:space="preserve">to go on next or previous page and easy to be use </w:t>
      </w:r>
    </w:p>
    <w:p w14:paraId="699011E7" w14:textId="35B18830" w:rsidR="009C2E12" w:rsidRDefault="009C2E12" w:rsidP="00317BE6">
      <w:pPr>
        <w:pStyle w:val="ListParagraph"/>
        <w:numPr>
          <w:ilvl w:val="0"/>
          <w:numId w:val="4"/>
        </w:numPr>
        <w:jc w:val="both"/>
      </w:pPr>
      <w:r>
        <w:t xml:space="preserve">Overall performance should be perfect no bugs or error be there and if anything comes it should have fastest </w:t>
      </w:r>
      <w:r w:rsidR="00E32F9C">
        <w:t>recovered</w:t>
      </w:r>
      <w:r>
        <w:t xml:space="preserve"> in case of failure</w:t>
      </w:r>
    </w:p>
    <w:p w14:paraId="4B194EC7" w14:textId="77777777" w:rsidR="00831EF5" w:rsidRDefault="00831EF5" w:rsidP="00255BF8">
      <w:pPr>
        <w:jc w:val="both"/>
        <w:rPr>
          <w:rStyle w:val="BodyTextChar"/>
          <w:b/>
          <w:bCs/>
          <w:color w:val="4472C4" w:themeColor="accent5"/>
        </w:rPr>
      </w:pPr>
    </w:p>
    <w:p w14:paraId="02CD40DF" w14:textId="742BB059" w:rsidR="00255BF8" w:rsidRPr="00D77935" w:rsidRDefault="00255BF8" w:rsidP="00D77935">
      <w:pPr>
        <w:pStyle w:val="BodyText"/>
        <w:rPr>
          <w:b/>
          <w:bCs/>
        </w:rPr>
      </w:pPr>
      <w:r w:rsidRPr="00D77935">
        <w:rPr>
          <w:rStyle w:val="BodyTextChar"/>
          <w:b/>
          <w:bCs/>
          <w:color w:val="4472C4" w:themeColor="accent5"/>
        </w:rPr>
        <w:t>Time</w:t>
      </w:r>
      <w:r w:rsidRPr="00D77935">
        <w:rPr>
          <w:b/>
          <w:bCs/>
        </w:rPr>
        <w:t xml:space="preserve">: </w:t>
      </w:r>
    </w:p>
    <w:p w14:paraId="173E4FBB" w14:textId="63264BFC" w:rsidR="000E2B3B" w:rsidRDefault="000E2B3B" w:rsidP="00255BF8">
      <w:pPr>
        <w:jc w:val="both"/>
      </w:pPr>
    </w:p>
    <w:p w14:paraId="4F3DEC1F" w14:textId="1598387B" w:rsidR="00E32F9C" w:rsidRDefault="00E32F9C" w:rsidP="00255BF8">
      <w:pPr>
        <w:jc w:val="both"/>
      </w:pPr>
    </w:p>
    <w:p w14:paraId="0BBB8AA6" w14:textId="77777777" w:rsidR="00E32F9C" w:rsidRDefault="00E32F9C" w:rsidP="00255BF8">
      <w:pPr>
        <w:jc w:val="both"/>
      </w:pPr>
    </w:p>
    <w:tbl>
      <w:tblPr>
        <w:tblStyle w:val="TableGrid"/>
        <w:tblW w:w="0" w:type="auto"/>
        <w:tblLook w:val="04A0" w:firstRow="1" w:lastRow="0" w:firstColumn="1" w:lastColumn="0" w:noHBand="0" w:noVBand="1"/>
      </w:tblPr>
      <w:tblGrid>
        <w:gridCol w:w="2990"/>
        <w:gridCol w:w="2692"/>
        <w:gridCol w:w="2633"/>
        <w:gridCol w:w="2465"/>
      </w:tblGrid>
      <w:tr w:rsidR="00F60407" w:rsidRPr="000F6F3A" w14:paraId="74234C9E" w14:textId="02477C6F" w:rsidTr="00F60407">
        <w:tc>
          <w:tcPr>
            <w:tcW w:w="2990" w:type="dxa"/>
          </w:tcPr>
          <w:p w14:paraId="08F7DF22" w14:textId="65D917B5" w:rsidR="00F60407" w:rsidRPr="002D5FF3" w:rsidRDefault="00F60407" w:rsidP="009A6A48">
            <w:pPr>
              <w:spacing w:after="200" w:line="276" w:lineRule="auto"/>
              <w:rPr>
                <w:rFonts w:ascii="Arial" w:eastAsia="Calibri" w:hAnsi="Arial" w:cs="Arial"/>
                <w:b/>
                <w:bCs/>
                <w:sz w:val="24"/>
                <w:szCs w:val="24"/>
              </w:rPr>
            </w:pPr>
            <w:r w:rsidRPr="00D77935">
              <w:rPr>
                <w:rFonts w:ascii="Arial" w:eastAsia="Calibri" w:hAnsi="Arial" w:cs="Arial"/>
                <w:b/>
                <w:bCs/>
                <w:color w:val="4472C4" w:themeColor="accent5"/>
                <w:sz w:val="24"/>
                <w:szCs w:val="24"/>
              </w:rPr>
              <w:lastRenderedPageBreak/>
              <w:t>Task</w:t>
            </w:r>
          </w:p>
        </w:tc>
        <w:tc>
          <w:tcPr>
            <w:tcW w:w="2692" w:type="dxa"/>
          </w:tcPr>
          <w:p w14:paraId="2837C876" w14:textId="09129E48" w:rsidR="00F60407" w:rsidRPr="00D77935" w:rsidRDefault="00F60407" w:rsidP="009A6A48">
            <w:pPr>
              <w:spacing w:after="200" w:line="276" w:lineRule="auto"/>
              <w:rPr>
                <w:rFonts w:ascii="Arial" w:eastAsia="Calibri" w:hAnsi="Arial" w:cs="Arial"/>
                <w:b/>
                <w:bCs/>
                <w:color w:val="4472C4" w:themeColor="accent5"/>
                <w:sz w:val="24"/>
                <w:szCs w:val="24"/>
              </w:rPr>
            </w:pPr>
            <w:r w:rsidRPr="00D77935">
              <w:rPr>
                <w:rFonts w:ascii="Arial" w:eastAsia="Calibri" w:hAnsi="Arial" w:cs="Arial"/>
                <w:b/>
                <w:bCs/>
                <w:color w:val="4472C4" w:themeColor="accent5"/>
                <w:sz w:val="24"/>
                <w:szCs w:val="24"/>
              </w:rPr>
              <w:t xml:space="preserve">Start Date </w:t>
            </w:r>
          </w:p>
        </w:tc>
        <w:tc>
          <w:tcPr>
            <w:tcW w:w="2633" w:type="dxa"/>
          </w:tcPr>
          <w:p w14:paraId="7F1217AD" w14:textId="15F10715" w:rsidR="00F60407" w:rsidRPr="00D77935" w:rsidRDefault="00F60407" w:rsidP="009A6A48">
            <w:pPr>
              <w:spacing w:after="200" w:line="276" w:lineRule="auto"/>
              <w:rPr>
                <w:rFonts w:ascii="Arial" w:eastAsia="Calibri" w:hAnsi="Arial" w:cs="Arial"/>
                <w:b/>
                <w:bCs/>
                <w:color w:val="4472C4" w:themeColor="accent5"/>
                <w:sz w:val="24"/>
                <w:szCs w:val="24"/>
              </w:rPr>
            </w:pPr>
            <w:r w:rsidRPr="00D77935">
              <w:rPr>
                <w:rFonts w:ascii="Arial" w:eastAsia="Calibri" w:hAnsi="Arial" w:cs="Arial"/>
                <w:b/>
                <w:bCs/>
                <w:color w:val="4472C4" w:themeColor="accent5"/>
                <w:sz w:val="24"/>
                <w:szCs w:val="24"/>
              </w:rPr>
              <w:t>End Date</w:t>
            </w:r>
          </w:p>
        </w:tc>
        <w:tc>
          <w:tcPr>
            <w:tcW w:w="2465" w:type="dxa"/>
          </w:tcPr>
          <w:p w14:paraId="0B7D54C4" w14:textId="24A29605" w:rsidR="00F60407" w:rsidRPr="00D77935" w:rsidRDefault="00F60407" w:rsidP="009A6A48">
            <w:pPr>
              <w:spacing w:after="200" w:line="276" w:lineRule="auto"/>
              <w:rPr>
                <w:rFonts w:ascii="Arial" w:eastAsia="Calibri" w:hAnsi="Arial" w:cs="Arial"/>
                <w:b/>
                <w:bCs/>
                <w:color w:val="4472C4" w:themeColor="accent5"/>
                <w:sz w:val="24"/>
                <w:szCs w:val="24"/>
              </w:rPr>
            </w:pPr>
            <w:r w:rsidRPr="00D77935">
              <w:rPr>
                <w:rFonts w:ascii="Arial" w:eastAsia="Calibri" w:hAnsi="Arial" w:cs="Arial"/>
                <w:b/>
                <w:bCs/>
                <w:color w:val="4472C4" w:themeColor="accent5"/>
                <w:sz w:val="24"/>
                <w:szCs w:val="24"/>
              </w:rPr>
              <w:t>Duration</w:t>
            </w:r>
            <w:r w:rsidR="006113FD" w:rsidRPr="00D77935">
              <w:rPr>
                <w:rFonts w:ascii="Arial" w:eastAsia="Calibri" w:hAnsi="Arial" w:cs="Arial"/>
                <w:b/>
                <w:bCs/>
                <w:color w:val="4472C4" w:themeColor="accent5"/>
                <w:sz w:val="24"/>
                <w:szCs w:val="24"/>
              </w:rPr>
              <w:t xml:space="preserve"> </w:t>
            </w:r>
            <w:r w:rsidR="004A0FA2" w:rsidRPr="00D77935">
              <w:rPr>
                <w:rFonts w:ascii="Arial" w:eastAsia="Calibri" w:hAnsi="Arial" w:cs="Arial"/>
                <w:b/>
                <w:bCs/>
                <w:color w:val="4472C4" w:themeColor="accent5"/>
                <w:sz w:val="24"/>
                <w:szCs w:val="24"/>
              </w:rPr>
              <w:t>is</w:t>
            </w:r>
            <w:r w:rsidR="006113FD" w:rsidRPr="00D77935">
              <w:rPr>
                <w:rFonts w:ascii="Arial" w:eastAsia="Calibri" w:hAnsi="Arial" w:cs="Arial"/>
                <w:b/>
                <w:bCs/>
                <w:color w:val="4472C4" w:themeColor="accent5"/>
                <w:sz w:val="24"/>
                <w:szCs w:val="24"/>
              </w:rPr>
              <w:t xml:space="preserve"> approx. 120 hrs</w:t>
            </w:r>
          </w:p>
        </w:tc>
      </w:tr>
      <w:tr w:rsidR="004A0FA2" w:rsidRPr="000F6F3A" w14:paraId="513CA609" w14:textId="62299DA6" w:rsidTr="00F60407">
        <w:tc>
          <w:tcPr>
            <w:tcW w:w="2990" w:type="dxa"/>
          </w:tcPr>
          <w:p w14:paraId="51E881EF" w14:textId="77777777" w:rsidR="004A0FA2" w:rsidRDefault="004A0FA2" w:rsidP="004A0FA2">
            <w:pPr>
              <w:spacing w:after="200" w:line="276" w:lineRule="auto"/>
              <w:rPr>
                <w:rFonts w:ascii="Arial" w:eastAsia="Calibri" w:hAnsi="Arial" w:cs="Arial"/>
                <w:sz w:val="24"/>
                <w:szCs w:val="24"/>
              </w:rPr>
            </w:pPr>
            <w:r>
              <w:rPr>
                <w:rFonts w:ascii="Arial" w:eastAsia="Calibri" w:hAnsi="Arial" w:cs="Arial"/>
                <w:sz w:val="24"/>
                <w:szCs w:val="24"/>
              </w:rPr>
              <w:t>Part 1(Planning)</w:t>
            </w:r>
          </w:p>
          <w:p w14:paraId="555A79BC" w14:textId="77777777" w:rsidR="004A0FA2" w:rsidRDefault="004A0FA2" w:rsidP="00317BE6">
            <w:pPr>
              <w:pStyle w:val="ListParagraph"/>
              <w:numPr>
                <w:ilvl w:val="0"/>
                <w:numId w:val="12"/>
              </w:numPr>
            </w:pPr>
            <w:r>
              <w:t>Client meeting</w:t>
            </w:r>
          </w:p>
          <w:p w14:paraId="5AC87DA1" w14:textId="6EC4BA95" w:rsidR="004A0FA2" w:rsidRDefault="004A0FA2" w:rsidP="00317BE6">
            <w:pPr>
              <w:pStyle w:val="ListParagraph"/>
              <w:numPr>
                <w:ilvl w:val="0"/>
                <w:numId w:val="12"/>
              </w:numPr>
            </w:pPr>
            <w:r>
              <w:t>Require gathering</w:t>
            </w:r>
          </w:p>
          <w:p w14:paraId="7A5D8B6D" w14:textId="32C0FD8E" w:rsidR="004A0FA2" w:rsidRPr="006113FD" w:rsidRDefault="004A0FA2" w:rsidP="00317BE6">
            <w:pPr>
              <w:pStyle w:val="ListParagraph"/>
              <w:numPr>
                <w:ilvl w:val="0"/>
                <w:numId w:val="12"/>
              </w:numPr>
            </w:pPr>
            <w:r>
              <w:t>Define Scope</w:t>
            </w:r>
          </w:p>
        </w:tc>
        <w:tc>
          <w:tcPr>
            <w:tcW w:w="2692" w:type="dxa"/>
          </w:tcPr>
          <w:p w14:paraId="71BABE18" w14:textId="67F31E79" w:rsidR="004A0FA2" w:rsidRDefault="004A0FA2" w:rsidP="00FD13E2">
            <w:r>
              <w:t>17 November 2021</w:t>
            </w:r>
          </w:p>
        </w:tc>
        <w:tc>
          <w:tcPr>
            <w:tcW w:w="2633" w:type="dxa"/>
          </w:tcPr>
          <w:p w14:paraId="241B9555" w14:textId="6100AFC4" w:rsidR="004A0FA2" w:rsidRDefault="004A0FA2" w:rsidP="00FD13E2">
            <w:r>
              <w:t>1</w:t>
            </w:r>
            <w:r w:rsidR="00831EF5">
              <w:t>9</w:t>
            </w:r>
            <w:r>
              <w:t xml:space="preserve"> November 2021</w:t>
            </w:r>
          </w:p>
        </w:tc>
        <w:tc>
          <w:tcPr>
            <w:tcW w:w="2465" w:type="dxa"/>
          </w:tcPr>
          <w:p w14:paraId="7191CDD9" w14:textId="3E56A55B" w:rsidR="004A0FA2" w:rsidRDefault="00831EF5" w:rsidP="00FD13E2">
            <w:r>
              <w:t>9 hours</w:t>
            </w:r>
          </w:p>
        </w:tc>
      </w:tr>
      <w:tr w:rsidR="004A0FA2" w:rsidRPr="000F6F3A" w14:paraId="0C8B3A4F" w14:textId="5FD9AE74" w:rsidTr="00F60407">
        <w:tc>
          <w:tcPr>
            <w:tcW w:w="2990" w:type="dxa"/>
          </w:tcPr>
          <w:p w14:paraId="50585515" w14:textId="0BFE6DA0" w:rsidR="004A0FA2" w:rsidRDefault="004A0FA2" w:rsidP="004A0FA2">
            <w:pPr>
              <w:spacing w:after="200" w:line="276" w:lineRule="auto"/>
              <w:rPr>
                <w:rFonts w:ascii="Arial" w:eastAsia="Calibri" w:hAnsi="Arial" w:cs="Arial"/>
                <w:sz w:val="24"/>
                <w:szCs w:val="24"/>
              </w:rPr>
            </w:pPr>
            <w:r>
              <w:rPr>
                <w:rFonts w:ascii="Arial" w:eastAsia="Calibri" w:hAnsi="Arial" w:cs="Arial"/>
                <w:sz w:val="24"/>
                <w:szCs w:val="24"/>
              </w:rPr>
              <w:t>Part 2</w:t>
            </w:r>
            <w:r w:rsidR="00FD13E2">
              <w:rPr>
                <w:rFonts w:ascii="Arial" w:eastAsia="Calibri" w:hAnsi="Arial" w:cs="Arial"/>
                <w:sz w:val="24"/>
                <w:szCs w:val="24"/>
              </w:rPr>
              <w:t xml:space="preserve"> </w:t>
            </w:r>
            <w:r>
              <w:rPr>
                <w:rFonts w:ascii="Arial" w:eastAsia="Calibri" w:hAnsi="Arial" w:cs="Arial"/>
                <w:sz w:val="24"/>
                <w:szCs w:val="24"/>
              </w:rPr>
              <w:t>(Requirements)</w:t>
            </w:r>
          </w:p>
          <w:p w14:paraId="1D0EFE7E" w14:textId="17C7040B" w:rsidR="004A0FA2" w:rsidRPr="006113FD" w:rsidRDefault="004A0FA2" w:rsidP="00317BE6">
            <w:pPr>
              <w:pStyle w:val="ListParagraph"/>
              <w:numPr>
                <w:ilvl w:val="0"/>
                <w:numId w:val="11"/>
              </w:numPr>
            </w:pPr>
            <w:r>
              <w:t xml:space="preserve"> </w:t>
            </w:r>
            <w:r w:rsidR="002D5FF3">
              <w:t>C</w:t>
            </w:r>
            <w:r>
              <w:t xml:space="preserve">lient approval </w:t>
            </w:r>
          </w:p>
        </w:tc>
        <w:tc>
          <w:tcPr>
            <w:tcW w:w="2692" w:type="dxa"/>
          </w:tcPr>
          <w:p w14:paraId="6345EC68" w14:textId="4FC07691" w:rsidR="004A0FA2" w:rsidRPr="000F6F3A" w:rsidRDefault="004A0FA2" w:rsidP="00FD13E2">
            <w:r>
              <w:t>20 November 2021</w:t>
            </w:r>
          </w:p>
        </w:tc>
        <w:tc>
          <w:tcPr>
            <w:tcW w:w="2633" w:type="dxa"/>
          </w:tcPr>
          <w:p w14:paraId="6B69A2E4" w14:textId="451EF868" w:rsidR="004A0FA2" w:rsidRPr="000F6F3A" w:rsidRDefault="00831EF5" w:rsidP="00FD13E2">
            <w:r>
              <w:t>22 November 2021</w:t>
            </w:r>
          </w:p>
        </w:tc>
        <w:tc>
          <w:tcPr>
            <w:tcW w:w="2465" w:type="dxa"/>
          </w:tcPr>
          <w:p w14:paraId="3D068D1B" w14:textId="2FD0D90D" w:rsidR="004A0FA2" w:rsidRPr="000F6F3A" w:rsidRDefault="00831EF5" w:rsidP="00FD13E2">
            <w:r>
              <w:t>5 hours</w:t>
            </w:r>
          </w:p>
        </w:tc>
      </w:tr>
      <w:tr w:rsidR="004A0FA2" w:rsidRPr="000F6F3A" w14:paraId="3D73B573" w14:textId="3F600D0A" w:rsidTr="00F60407">
        <w:tc>
          <w:tcPr>
            <w:tcW w:w="2990" w:type="dxa"/>
          </w:tcPr>
          <w:p w14:paraId="61DE9ED0" w14:textId="77777777" w:rsidR="004A0FA2" w:rsidRDefault="004A0FA2" w:rsidP="004A0FA2">
            <w:pPr>
              <w:spacing w:after="200" w:line="276" w:lineRule="auto"/>
              <w:rPr>
                <w:rFonts w:ascii="Arial" w:eastAsia="Calibri" w:hAnsi="Arial" w:cs="Arial"/>
                <w:sz w:val="24"/>
                <w:szCs w:val="24"/>
              </w:rPr>
            </w:pPr>
            <w:r>
              <w:rPr>
                <w:rFonts w:ascii="Arial" w:eastAsia="Calibri" w:hAnsi="Arial" w:cs="Arial"/>
                <w:sz w:val="24"/>
                <w:szCs w:val="24"/>
              </w:rPr>
              <w:t>Part 3(Designing)</w:t>
            </w:r>
          </w:p>
          <w:p w14:paraId="0EFB8BFC" w14:textId="7644CC3A" w:rsidR="004A0FA2" w:rsidRDefault="004A0FA2" w:rsidP="00317BE6">
            <w:pPr>
              <w:pStyle w:val="ListParagraph"/>
              <w:numPr>
                <w:ilvl w:val="0"/>
                <w:numId w:val="10"/>
              </w:numPr>
            </w:pPr>
            <w:r>
              <w:t>Colour Techniques.</w:t>
            </w:r>
          </w:p>
          <w:p w14:paraId="485BBAEA" w14:textId="7729C88F" w:rsidR="004A0FA2" w:rsidRPr="007371A2" w:rsidRDefault="004A0FA2" w:rsidP="00317BE6">
            <w:pPr>
              <w:pStyle w:val="ListParagraph"/>
              <w:numPr>
                <w:ilvl w:val="0"/>
                <w:numId w:val="10"/>
              </w:numPr>
            </w:pPr>
            <w:r w:rsidRPr="002D5FF3">
              <w:rPr>
                <w:shd w:val="clear" w:color="auto" w:fill="FFFFFF"/>
              </w:rPr>
              <w:t>Visualisation</w:t>
            </w:r>
          </w:p>
          <w:p w14:paraId="19000EE3" w14:textId="4581025F" w:rsidR="004A0FA2" w:rsidRDefault="004A0FA2" w:rsidP="00317BE6">
            <w:pPr>
              <w:pStyle w:val="ListParagraph"/>
              <w:numPr>
                <w:ilvl w:val="0"/>
                <w:numId w:val="10"/>
              </w:numPr>
            </w:pPr>
            <w:r w:rsidRPr="002D5FF3">
              <w:rPr>
                <w:shd w:val="clear" w:color="auto" w:fill="FFFFFF"/>
              </w:rPr>
              <w:t>Digital Designing</w:t>
            </w:r>
          </w:p>
          <w:p w14:paraId="5448AB16" w14:textId="60674EBF" w:rsidR="004A0FA2" w:rsidRPr="000F6F3A" w:rsidRDefault="004A0FA2" w:rsidP="004A0FA2">
            <w:pPr>
              <w:spacing w:after="200" w:line="276" w:lineRule="auto"/>
              <w:rPr>
                <w:rFonts w:ascii="Arial" w:eastAsia="Calibri" w:hAnsi="Arial" w:cs="Arial"/>
                <w:sz w:val="24"/>
                <w:szCs w:val="24"/>
              </w:rPr>
            </w:pPr>
          </w:p>
        </w:tc>
        <w:tc>
          <w:tcPr>
            <w:tcW w:w="2692" w:type="dxa"/>
          </w:tcPr>
          <w:p w14:paraId="02D8424A" w14:textId="211E329E" w:rsidR="004A0FA2" w:rsidRPr="000F6F3A" w:rsidRDefault="004A0FA2" w:rsidP="00FD13E2">
            <w:r>
              <w:t>22 November 2021</w:t>
            </w:r>
          </w:p>
        </w:tc>
        <w:tc>
          <w:tcPr>
            <w:tcW w:w="2633" w:type="dxa"/>
          </w:tcPr>
          <w:p w14:paraId="27572CB1" w14:textId="571F5326" w:rsidR="004A0FA2" w:rsidRPr="000F6F3A" w:rsidRDefault="00831EF5" w:rsidP="00FD13E2">
            <w:r>
              <w:t>25 November 2021</w:t>
            </w:r>
          </w:p>
        </w:tc>
        <w:tc>
          <w:tcPr>
            <w:tcW w:w="2465" w:type="dxa"/>
          </w:tcPr>
          <w:p w14:paraId="62E1165E" w14:textId="264342EC" w:rsidR="004A0FA2" w:rsidRPr="000F6F3A" w:rsidRDefault="00831EF5" w:rsidP="00FD13E2">
            <w:r>
              <w:t>30 hours</w:t>
            </w:r>
          </w:p>
        </w:tc>
      </w:tr>
      <w:tr w:rsidR="004A0FA2" w:rsidRPr="000F6F3A" w14:paraId="15CC1159" w14:textId="7023F6E7" w:rsidTr="00F60407">
        <w:tc>
          <w:tcPr>
            <w:tcW w:w="2990" w:type="dxa"/>
          </w:tcPr>
          <w:p w14:paraId="2C5129B1" w14:textId="6CB30713" w:rsidR="004A0FA2" w:rsidRDefault="004A0FA2" w:rsidP="004A0FA2">
            <w:pPr>
              <w:spacing w:after="200" w:line="276" w:lineRule="auto"/>
              <w:rPr>
                <w:rFonts w:ascii="Arial" w:eastAsia="Calibri" w:hAnsi="Arial" w:cs="Arial"/>
                <w:sz w:val="24"/>
                <w:szCs w:val="24"/>
              </w:rPr>
            </w:pPr>
            <w:r>
              <w:rPr>
                <w:rFonts w:ascii="Arial" w:eastAsia="Calibri" w:hAnsi="Arial" w:cs="Arial"/>
                <w:sz w:val="24"/>
                <w:szCs w:val="24"/>
              </w:rPr>
              <w:t>Part 4(Development)</w:t>
            </w:r>
          </w:p>
          <w:p w14:paraId="13AC2D05" w14:textId="7E6CE243" w:rsidR="002D5FF3" w:rsidRPr="002D5FF3" w:rsidRDefault="002D5FF3" w:rsidP="00317BE6">
            <w:pPr>
              <w:pStyle w:val="ListParagraph"/>
              <w:numPr>
                <w:ilvl w:val="0"/>
                <w:numId w:val="9"/>
              </w:numPr>
              <w:rPr>
                <w:rFonts w:eastAsia="Calibri"/>
                <w:sz w:val="24"/>
                <w:szCs w:val="24"/>
              </w:rPr>
            </w:pPr>
            <w:r w:rsidRPr="002D5FF3">
              <w:rPr>
                <w:shd w:val="clear" w:color="auto" w:fill="FFFFFF"/>
              </w:rPr>
              <w:t>Progress</w:t>
            </w:r>
          </w:p>
          <w:p w14:paraId="32312A50" w14:textId="2C47B698" w:rsidR="002D5FF3" w:rsidRPr="002D5FF3" w:rsidRDefault="002D5FF3" w:rsidP="00317BE6">
            <w:pPr>
              <w:pStyle w:val="ListParagraph"/>
              <w:numPr>
                <w:ilvl w:val="0"/>
                <w:numId w:val="9"/>
              </w:numPr>
              <w:rPr>
                <w:rFonts w:eastAsia="Calibri"/>
                <w:sz w:val="24"/>
                <w:szCs w:val="24"/>
              </w:rPr>
            </w:pPr>
            <w:r>
              <w:rPr>
                <w:shd w:val="clear" w:color="auto" w:fill="FFFFFF"/>
              </w:rPr>
              <w:t>coding</w:t>
            </w:r>
          </w:p>
          <w:p w14:paraId="1B04C8D6" w14:textId="481D3A6C" w:rsidR="00831EF5" w:rsidRPr="007371A2" w:rsidRDefault="00831EF5" w:rsidP="002D5FF3">
            <w:pPr>
              <w:rPr>
                <w:rFonts w:eastAsia="Calibri"/>
                <w:sz w:val="24"/>
                <w:szCs w:val="24"/>
              </w:rPr>
            </w:pPr>
          </w:p>
        </w:tc>
        <w:tc>
          <w:tcPr>
            <w:tcW w:w="2692" w:type="dxa"/>
          </w:tcPr>
          <w:p w14:paraId="21996BDF" w14:textId="27CA8573" w:rsidR="004A0FA2" w:rsidRPr="00FD13E2" w:rsidRDefault="00831EF5" w:rsidP="00FD13E2">
            <w:pPr>
              <w:rPr>
                <w:rFonts w:cstheme="minorHAnsi"/>
              </w:rPr>
            </w:pPr>
            <w:r w:rsidRPr="00FD13E2">
              <w:rPr>
                <w:rFonts w:cstheme="minorHAnsi"/>
              </w:rPr>
              <w:t>25</w:t>
            </w:r>
            <w:r w:rsidR="004A0FA2" w:rsidRPr="00FD13E2">
              <w:rPr>
                <w:rFonts w:cstheme="minorHAnsi"/>
              </w:rPr>
              <w:t xml:space="preserve"> November 2021</w:t>
            </w:r>
          </w:p>
        </w:tc>
        <w:tc>
          <w:tcPr>
            <w:tcW w:w="2633" w:type="dxa"/>
          </w:tcPr>
          <w:p w14:paraId="6396425C" w14:textId="4A0E60E6" w:rsidR="004A0FA2" w:rsidRPr="000F6F3A" w:rsidRDefault="00831EF5" w:rsidP="00FD13E2">
            <w:r>
              <w:t>29 November 2021</w:t>
            </w:r>
          </w:p>
        </w:tc>
        <w:tc>
          <w:tcPr>
            <w:tcW w:w="2465" w:type="dxa"/>
          </w:tcPr>
          <w:p w14:paraId="2EC3E532" w14:textId="68CE065D" w:rsidR="004A0FA2" w:rsidRPr="000F6F3A" w:rsidRDefault="00831EF5" w:rsidP="00FD13E2">
            <w:r>
              <w:t>46 hours</w:t>
            </w:r>
          </w:p>
        </w:tc>
      </w:tr>
      <w:tr w:rsidR="00831EF5" w:rsidRPr="000F6F3A" w14:paraId="5538DCC6" w14:textId="2C3C6A95" w:rsidTr="00F60407">
        <w:tc>
          <w:tcPr>
            <w:tcW w:w="2990" w:type="dxa"/>
          </w:tcPr>
          <w:p w14:paraId="605DEB6C" w14:textId="77777777" w:rsidR="00831EF5" w:rsidRDefault="00831EF5" w:rsidP="00831EF5">
            <w:pPr>
              <w:spacing w:after="200" w:line="276" w:lineRule="auto"/>
              <w:rPr>
                <w:rFonts w:ascii="Arial" w:eastAsia="Calibri" w:hAnsi="Arial" w:cs="Arial"/>
                <w:sz w:val="24"/>
                <w:szCs w:val="24"/>
              </w:rPr>
            </w:pPr>
            <w:r>
              <w:rPr>
                <w:rFonts w:ascii="Arial" w:eastAsia="Calibri" w:hAnsi="Arial" w:cs="Arial"/>
                <w:sz w:val="24"/>
                <w:szCs w:val="24"/>
              </w:rPr>
              <w:t>Part 5(Testing)</w:t>
            </w:r>
          </w:p>
          <w:p w14:paraId="636FDFBE" w14:textId="4969D8A3" w:rsidR="00831EF5" w:rsidRPr="004A0FA2" w:rsidRDefault="00831EF5" w:rsidP="00317BE6">
            <w:pPr>
              <w:pStyle w:val="ListParagraph"/>
              <w:numPr>
                <w:ilvl w:val="0"/>
                <w:numId w:val="6"/>
              </w:numPr>
              <w:spacing w:after="200" w:line="276" w:lineRule="auto"/>
              <w:rPr>
                <w:rFonts w:ascii="Arial" w:eastAsia="Calibri" w:hAnsi="Arial" w:cs="Arial"/>
                <w:sz w:val="24"/>
                <w:szCs w:val="24"/>
              </w:rPr>
            </w:pPr>
            <w:r>
              <w:rPr>
                <w:rFonts w:ascii="Arial" w:hAnsi="Arial" w:cs="Arial"/>
                <w:color w:val="202124"/>
                <w:sz w:val="21"/>
                <w:szCs w:val="21"/>
                <w:shd w:val="clear" w:color="auto" w:fill="FFFFFF"/>
              </w:rPr>
              <w:t>Maintenance</w:t>
            </w:r>
          </w:p>
          <w:p w14:paraId="7CA8C665" w14:textId="43144F77" w:rsidR="00831EF5" w:rsidRPr="004A0FA2" w:rsidRDefault="00831EF5" w:rsidP="00317BE6">
            <w:pPr>
              <w:pStyle w:val="ListParagraph"/>
              <w:numPr>
                <w:ilvl w:val="0"/>
                <w:numId w:val="6"/>
              </w:numPr>
              <w:spacing w:after="200" w:line="276" w:lineRule="auto"/>
              <w:rPr>
                <w:rFonts w:ascii="Arial" w:eastAsia="Calibri" w:hAnsi="Arial" w:cs="Arial"/>
                <w:sz w:val="24"/>
                <w:szCs w:val="24"/>
              </w:rPr>
            </w:pPr>
            <w:r>
              <w:rPr>
                <w:rFonts w:ascii="Arial" w:hAnsi="Arial" w:cs="Arial"/>
                <w:color w:val="202124"/>
                <w:sz w:val="21"/>
                <w:szCs w:val="21"/>
                <w:shd w:val="clear" w:color="auto" w:fill="FFFFFF"/>
              </w:rPr>
              <w:t>Functional</w:t>
            </w:r>
          </w:p>
          <w:p w14:paraId="7D396FDA" w14:textId="43F9968C" w:rsidR="00831EF5" w:rsidRPr="004A0FA2" w:rsidRDefault="00831EF5" w:rsidP="00317BE6">
            <w:pPr>
              <w:pStyle w:val="ListParagraph"/>
              <w:numPr>
                <w:ilvl w:val="0"/>
                <w:numId w:val="6"/>
              </w:numPr>
              <w:spacing w:after="200" w:line="276" w:lineRule="auto"/>
              <w:rPr>
                <w:rFonts w:ascii="Arial" w:eastAsia="Calibri" w:hAnsi="Arial" w:cs="Arial"/>
                <w:sz w:val="24"/>
                <w:szCs w:val="24"/>
              </w:rPr>
            </w:pPr>
            <w:r>
              <w:rPr>
                <w:rFonts w:ascii="Arial" w:hAnsi="Arial" w:cs="Arial"/>
                <w:color w:val="202124"/>
                <w:sz w:val="21"/>
                <w:szCs w:val="21"/>
                <w:shd w:val="clear" w:color="auto" w:fill="FFFFFF"/>
              </w:rPr>
              <w:t>Non-Functional</w:t>
            </w:r>
          </w:p>
          <w:p w14:paraId="50C233CF" w14:textId="7AB095CD" w:rsidR="00831EF5" w:rsidRPr="004A0FA2" w:rsidRDefault="00831EF5" w:rsidP="00831EF5">
            <w:pPr>
              <w:rPr>
                <w:rFonts w:ascii="Arial" w:eastAsia="Calibri" w:hAnsi="Arial" w:cs="Arial"/>
                <w:sz w:val="24"/>
                <w:szCs w:val="24"/>
              </w:rPr>
            </w:pPr>
          </w:p>
        </w:tc>
        <w:tc>
          <w:tcPr>
            <w:tcW w:w="2692" w:type="dxa"/>
          </w:tcPr>
          <w:p w14:paraId="454A7A0B" w14:textId="795DD48B" w:rsidR="00831EF5" w:rsidRPr="000F6F3A" w:rsidRDefault="00831EF5" w:rsidP="00FD13E2">
            <w:r>
              <w:t>29 November 2021</w:t>
            </w:r>
          </w:p>
        </w:tc>
        <w:tc>
          <w:tcPr>
            <w:tcW w:w="2633" w:type="dxa"/>
          </w:tcPr>
          <w:p w14:paraId="497E18E9" w14:textId="58470DB1" w:rsidR="00831EF5" w:rsidRPr="000F6F3A" w:rsidRDefault="00831EF5" w:rsidP="00FD13E2">
            <w:r>
              <w:t xml:space="preserve">1 </w:t>
            </w:r>
            <w:r w:rsidR="00D77935">
              <w:t>December</w:t>
            </w:r>
            <w:r>
              <w:t xml:space="preserve"> 2021</w:t>
            </w:r>
          </w:p>
        </w:tc>
        <w:tc>
          <w:tcPr>
            <w:tcW w:w="2465" w:type="dxa"/>
          </w:tcPr>
          <w:p w14:paraId="24D1B18B" w14:textId="00B67ED0" w:rsidR="00831EF5" w:rsidRPr="000F6F3A" w:rsidRDefault="00831EF5" w:rsidP="00FD13E2">
            <w:r>
              <w:t>30 hours</w:t>
            </w:r>
          </w:p>
        </w:tc>
      </w:tr>
    </w:tbl>
    <w:p w14:paraId="017A7D89" w14:textId="77777777" w:rsidR="000E2B3B" w:rsidRDefault="000E2B3B" w:rsidP="000E2B3B">
      <w:pPr>
        <w:jc w:val="both"/>
      </w:pPr>
    </w:p>
    <w:p w14:paraId="532EAFEF" w14:textId="77777777" w:rsidR="00255BF8" w:rsidRDefault="00255BF8" w:rsidP="00255BF8">
      <w:pPr>
        <w:jc w:val="both"/>
      </w:pPr>
    </w:p>
    <w:p w14:paraId="41204263" w14:textId="5047EF4B" w:rsidR="00255BF8" w:rsidRDefault="00255BF8" w:rsidP="00FD13E2">
      <w:pPr>
        <w:pStyle w:val="BodyText"/>
        <w:rPr>
          <w:b/>
          <w:bCs/>
          <w:color w:val="4472C4" w:themeColor="accent5"/>
        </w:rPr>
      </w:pPr>
      <w:r w:rsidRPr="00FD13E2">
        <w:rPr>
          <w:b/>
          <w:bCs/>
          <w:color w:val="4472C4" w:themeColor="accent5"/>
        </w:rPr>
        <w:t>The 4 essential steps of the Risk Management Process are:</w:t>
      </w:r>
    </w:p>
    <w:p w14:paraId="72B3F52C" w14:textId="7CD18C85" w:rsidR="00FD13E2" w:rsidRDefault="00FD13E2" w:rsidP="00FD13E2">
      <w:pPr>
        <w:pStyle w:val="BodyText"/>
        <w:rPr>
          <w:b/>
          <w:bCs/>
          <w:color w:val="4472C4" w:themeColor="accent5"/>
        </w:rPr>
      </w:pPr>
    </w:p>
    <w:p w14:paraId="58487EE7" w14:textId="77777777" w:rsidR="00FD13E2" w:rsidRDefault="00FD13E2" w:rsidP="00FD13E2">
      <w:pPr>
        <w:pStyle w:val="BodyText"/>
        <w:rPr>
          <w:b/>
          <w:bCs/>
          <w:color w:val="4472C4" w:themeColor="accent5"/>
        </w:rPr>
      </w:pPr>
    </w:p>
    <w:p w14:paraId="08F129DB" w14:textId="15009540" w:rsidR="002B65BB" w:rsidRPr="00FD13E2" w:rsidRDefault="00255BF8" w:rsidP="00317BE6">
      <w:pPr>
        <w:pStyle w:val="BodyText"/>
        <w:numPr>
          <w:ilvl w:val="0"/>
          <w:numId w:val="13"/>
        </w:numPr>
        <w:rPr>
          <w:b/>
          <w:bCs/>
        </w:rPr>
      </w:pPr>
      <w:r>
        <w:t>I</w:t>
      </w:r>
      <w:r w:rsidRPr="00FD13E2">
        <w:rPr>
          <w:b/>
          <w:bCs/>
        </w:rPr>
        <w:t xml:space="preserve">dentify the </w:t>
      </w:r>
      <w:r w:rsidR="00D77935" w:rsidRPr="00FD13E2">
        <w:rPr>
          <w:b/>
          <w:bCs/>
        </w:rPr>
        <w:t>risk. -</w:t>
      </w:r>
      <w:r w:rsidR="006113FD" w:rsidRPr="00FD13E2">
        <w:rPr>
          <w:b/>
          <w:bCs/>
        </w:rPr>
        <w:t xml:space="preserve"> </w:t>
      </w:r>
    </w:p>
    <w:p w14:paraId="2DB29344" w14:textId="77777777" w:rsidR="002B65BB" w:rsidRDefault="002B65BB" w:rsidP="002B65BB">
      <w:pPr>
        <w:pStyle w:val="BodyText"/>
      </w:pPr>
    </w:p>
    <w:p w14:paraId="3FE4F114" w14:textId="012E6D48" w:rsidR="00FD13E2" w:rsidRDefault="005A2F2B" w:rsidP="00317BE6">
      <w:pPr>
        <w:pStyle w:val="ListParagraph"/>
        <w:numPr>
          <w:ilvl w:val="0"/>
          <w:numId w:val="14"/>
        </w:numPr>
      </w:pPr>
      <w:r>
        <w:t>C</w:t>
      </w:r>
      <w:r w:rsidR="006113FD">
        <w:t>ommunication</w:t>
      </w:r>
      <w:r w:rsidR="002B65BB">
        <w:t>:</w:t>
      </w:r>
      <w:r>
        <w:t xml:space="preserve"> </w:t>
      </w:r>
      <w:r w:rsidR="00E32F9C">
        <w:t>Due to covid-19 its hard to talk each other because physically talk was totally stopped and electronic communication also comes with networking problems</w:t>
      </w:r>
    </w:p>
    <w:p w14:paraId="0B3EF5F3" w14:textId="1EE8866F" w:rsidR="00FD13E2" w:rsidRPr="002B65BB" w:rsidRDefault="00FD13E2" w:rsidP="00317BE6">
      <w:pPr>
        <w:pStyle w:val="ListParagraph"/>
        <w:numPr>
          <w:ilvl w:val="0"/>
          <w:numId w:val="14"/>
        </w:numPr>
        <w:rPr>
          <w:lang w:val="en-NZ" w:eastAsia="en-NZ"/>
        </w:rPr>
      </w:pPr>
      <w:r w:rsidRPr="002B65BB">
        <w:rPr>
          <w:bdr w:val="none" w:sz="0" w:space="0" w:color="auto" w:frame="1"/>
          <w:lang w:val="en-NZ" w:eastAsia="en-NZ"/>
        </w:rPr>
        <w:t>gaps in knowledge</w:t>
      </w:r>
      <w:r w:rsidR="00E32F9C">
        <w:rPr>
          <w:bdr w:val="none" w:sz="0" w:space="0" w:color="auto" w:frame="1"/>
          <w:lang w:val="en-NZ" w:eastAsia="en-NZ"/>
        </w:rPr>
        <w:t>: Its hard to understand the point of view by clients to full fill requirement on screen</w:t>
      </w:r>
    </w:p>
    <w:p w14:paraId="7D1FE5A1" w14:textId="2839C8A2" w:rsidR="00FD13E2" w:rsidRPr="00557D61" w:rsidRDefault="00FD13E2" w:rsidP="00317BE6">
      <w:pPr>
        <w:pStyle w:val="ListParagraph"/>
        <w:numPr>
          <w:ilvl w:val="0"/>
          <w:numId w:val="14"/>
        </w:numPr>
      </w:pPr>
      <w:r w:rsidRPr="002B65BB">
        <w:t>decreased productivity</w:t>
      </w:r>
      <w:r w:rsidR="00E32F9C">
        <w:t>: lack of resources means internet benefits and outdoor</w:t>
      </w:r>
      <w:r w:rsidR="002B3B38">
        <w:t xml:space="preserve"> was least in covid-19</w:t>
      </w:r>
    </w:p>
    <w:p w14:paraId="5C6603F7" w14:textId="75A94B2B" w:rsidR="002B65BB" w:rsidRDefault="00FD13E2" w:rsidP="00317BE6">
      <w:pPr>
        <w:pStyle w:val="ListParagraph"/>
        <w:numPr>
          <w:ilvl w:val="0"/>
          <w:numId w:val="14"/>
        </w:numPr>
      </w:pPr>
      <w:r w:rsidRPr="002B65BB">
        <w:t>covid-19 restrictions</w:t>
      </w:r>
      <w:r w:rsidR="002B3B38">
        <w:t>: this was major issue that contains certain risk and put impact on project</w:t>
      </w:r>
    </w:p>
    <w:p w14:paraId="751333BC" w14:textId="77777777" w:rsidR="002B65BB" w:rsidRPr="002B65BB" w:rsidRDefault="002B65BB" w:rsidP="002B65BB">
      <w:pPr>
        <w:pStyle w:val="ListParagraph"/>
        <w:ind w:left="1684"/>
        <w:rPr>
          <w:lang w:val="en-NZ" w:eastAsia="en-NZ"/>
        </w:rPr>
      </w:pPr>
    </w:p>
    <w:p w14:paraId="3E8D54AD" w14:textId="7BCCB532" w:rsidR="00255BF8" w:rsidRDefault="002B65BB" w:rsidP="00255BF8">
      <w:pPr>
        <w:jc w:val="both"/>
      </w:pPr>
      <w:r w:rsidRPr="00FD13E2">
        <w:rPr>
          <w:rStyle w:val="BodyTextChar"/>
          <w:b/>
          <w:bCs/>
        </w:rPr>
        <w:t xml:space="preserve">    </w:t>
      </w:r>
      <w:r w:rsidR="00255BF8" w:rsidRPr="00FD13E2">
        <w:rPr>
          <w:rStyle w:val="BodyTextChar"/>
          <w:b/>
          <w:bCs/>
        </w:rPr>
        <w:t>2.</w:t>
      </w:r>
      <w:r w:rsidR="00255BF8" w:rsidRPr="00FD13E2">
        <w:rPr>
          <w:rStyle w:val="BodyTextChar"/>
          <w:b/>
          <w:bCs/>
        </w:rPr>
        <w:tab/>
        <w:t xml:space="preserve">Assess the </w:t>
      </w:r>
      <w:r w:rsidR="009F6318" w:rsidRPr="00FD13E2">
        <w:rPr>
          <w:rStyle w:val="BodyTextChar"/>
          <w:b/>
          <w:bCs/>
        </w:rPr>
        <w:t xml:space="preserve">risk. </w:t>
      </w:r>
      <w:r w:rsidR="002B3B38">
        <w:rPr>
          <w:rStyle w:val="BodyTextChar"/>
          <w:b/>
          <w:bCs/>
        </w:rPr>
        <w:t>–</w:t>
      </w:r>
      <w:r w:rsidR="006113FD">
        <w:t xml:space="preserve"> </w:t>
      </w:r>
      <w:r w:rsidR="002B3B38">
        <w:t xml:space="preserve">mostly </w:t>
      </w:r>
      <w:r w:rsidR="00840D96">
        <w:t>communication</w:t>
      </w:r>
      <w:r w:rsidR="002B3B38">
        <w:t xml:space="preserve"> and Covid-19 restrictions had higher risk that times but if I talk </w:t>
      </w:r>
      <w:r w:rsidR="00840D96">
        <w:t>about gaps</w:t>
      </w:r>
      <w:r w:rsidR="002B3B38">
        <w:t xml:space="preserve"> of knowledge that comes with medium</w:t>
      </w:r>
      <w:r w:rsidR="00840D96">
        <w:t>, decreased productivity with lower risk</w:t>
      </w:r>
    </w:p>
    <w:p w14:paraId="5FD6C14C" w14:textId="583A1F05" w:rsidR="00471B4D" w:rsidRDefault="002B65BB" w:rsidP="00255BF8">
      <w:pPr>
        <w:jc w:val="both"/>
      </w:pPr>
      <w:r w:rsidRPr="00FD13E2">
        <w:rPr>
          <w:rStyle w:val="BodyTextChar"/>
          <w:b/>
          <w:bCs/>
        </w:rPr>
        <w:t xml:space="preserve">    </w:t>
      </w:r>
      <w:r w:rsidR="00255BF8" w:rsidRPr="00FD13E2">
        <w:rPr>
          <w:rStyle w:val="BodyTextChar"/>
          <w:b/>
          <w:bCs/>
        </w:rPr>
        <w:t>3.</w:t>
      </w:r>
      <w:r w:rsidR="00255BF8" w:rsidRPr="00FD13E2">
        <w:rPr>
          <w:rStyle w:val="BodyTextChar"/>
          <w:b/>
          <w:bCs/>
        </w:rPr>
        <w:tab/>
        <w:t xml:space="preserve">Treat the </w:t>
      </w:r>
      <w:r w:rsidR="009F6318" w:rsidRPr="00FD13E2">
        <w:rPr>
          <w:rStyle w:val="BodyTextChar"/>
          <w:b/>
          <w:bCs/>
        </w:rPr>
        <w:t>risk. -</w:t>
      </w:r>
      <w:r w:rsidR="006113FD">
        <w:t xml:space="preserve"> </w:t>
      </w:r>
      <w:r w:rsidR="00471B4D">
        <w:t xml:space="preserve">Every task has some </w:t>
      </w:r>
      <w:r w:rsidR="009F6318">
        <w:t>risk,</w:t>
      </w:r>
      <w:r w:rsidR="00471B4D">
        <w:t xml:space="preserve"> but I got some solutions </w:t>
      </w:r>
      <w:r w:rsidR="00C0318D">
        <w:t>likes as</w:t>
      </w:r>
    </w:p>
    <w:p w14:paraId="791DEF2A" w14:textId="00F43815" w:rsidR="002B65BB" w:rsidRDefault="00C0318D" w:rsidP="00317BE6">
      <w:pPr>
        <w:pStyle w:val="ListParagraph"/>
        <w:numPr>
          <w:ilvl w:val="0"/>
          <w:numId w:val="7"/>
        </w:numPr>
        <w:jc w:val="both"/>
      </w:pPr>
      <w:r>
        <w:t>zoom setup – team</w:t>
      </w:r>
      <w:r w:rsidR="00840D96">
        <w:rPr>
          <w:rStyle w:val="CommentReference"/>
        </w:rPr>
        <w:t xml:space="preserve"> </w:t>
      </w:r>
      <w:r w:rsidR="00840D96">
        <w:rPr>
          <w:rStyle w:val="CommentReference"/>
          <w:sz w:val="22"/>
          <w:szCs w:val="22"/>
        </w:rPr>
        <w:t xml:space="preserve">(I also had different options were available at those times which are defined at bottom, but I choose </w:t>
      </w:r>
      <w:r w:rsidR="00EF553A">
        <w:rPr>
          <w:rStyle w:val="CommentReference"/>
          <w:sz w:val="22"/>
          <w:szCs w:val="22"/>
        </w:rPr>
        <w:t>to zoom</w:t>
      </w:r>
      <w:r w:rsidR="00840D96">
        <w:rPr>
          <w:rStyle w:val="CommentReference"/>
          <w:sz w:val="22"/>
          <w:szCs w:val="22"/>
        </w:rPr>
        <w:t xml:space="preserve"> due to better performance and lack of using Internet)</w:t>
      </w:r>
    </w:p>
    <w:p w14:paraId="40F5F5A5" w14:textId="0C125B17" w:rsidR="002B65BB" w:rsidRDefault="002B65BB" w:rsidP="00317BE6">
      <w:pPr>
        <w:pStyle w:val="ListParagraph"/>
        <w:numPr>
          <w:ilvl w:val="0"/>
          <w:numId w:val="7"/>
        </w:numPr>
        <w:jc w:val="both"/>
      </w:pPr>
      <w:r>
        <w:t>messenger</w:t>
      </w:r>
    </w:p>
    <w:p w14:paraId="49E61F1E" w14:textId="38567164" w:rsidR="00590B6A" w:rsidRDefault="002B65BB" w:rsidP="00317BE6">
      <w:pPr>
        <w:pStyle w:val="ListParagraph"/>
        <w:numPr>
          <w:ilvl w:val="0"/>
          <w:numId w:val="7"/>
        </w:numPr>
      </w:pPr>
      <w:r>
        <w:t>documentation analysis</w:t>
      </w:r>
    </w:p>
    <w:p w14:paraId="537617C6" w14:textId="6AA6EBAA" w:rsidR="00E70C12" w:rsidRDefault="002B65BB" w:rsidP="00255BF8">
      <w:pPr>
        <w:jc w:val="both"/>
      </w:pPr>
      <w:r>
        <w:lastRenderedPageBreak/>
        <w:t xml:space="preserve">   </w:t>
      </w:r>
      <w:r w:rsidR="00255BF8" w:rsidRPr="009F6318">
        <w:rPr>
          <w:rStyle w:val="BodyTextChar"/>
          <w:b/>
          <w:bCs/>
        </w:rPr>
        <w:t>4.</w:t>
      </w:r>
      <w:r w:rsidR="00255BF8" w:rsidRPr="009F6318">
        <w:rPr>
          <w:rStyle w:val="BodyTextChar"/>
          <w:b/>
          <w:bCs/>
        </w:rPr>
        <w:tab/>
        <w:t xml:space="preserve">Monitor and Report on the </w:t>
      </w:r>
      <w:r w:rsidR="009F6318" w:rsidRPr="009F6318">
        <w:rPr>
          <w:rStyle w:val="BodyTextChar"/>
          <w:b/>
          <w:bCs/>
        </w:rPr>
        <w:t>risk. -</w:t>
      </w:r>
      <w:r w:rsidR="00590B6A">
        <w:t xml:space="preserve"> </w:t>
      </w:r>
      <w:r w:rsidR="00E70C12" w:rsidRPr="00590B6A">
        <w:t>Communicating risk and performance data to different stakeholders is the process of reporting risk. Monitoring risk is a continuous process which gives awareness of what </w:t>
      </w:r>
      <w:r w:rsidR="009F6318" w:rsidRPr="00590B6A">
        <w:t>is</w:t>
      </w:r>
      <w:r w:rsidR="00E70C12" w:rsidRPr="00590B6A">
        <w:t> going on in different parts of the organization</w:t>
      </w:r>
      <w:r w:rsidR="00E70C12">
        <w:rPr>
          <w:rStyle w:val="landing-page-changedtext-0-2-17"/>
          <w:rFonts w:ascii="Roboto" w:hAnsi="Roboto"/>
          <w:color w:val="A022EA"/>
          <w:sz w:val="27"/>
          <w:szCs w:val="27"/>
          <w:shd w:val="clear" w:color="auto" w:fill="FFFFFF"/>
        </w:rPr>
        <w:t>.</w:t>
      </w:r>
    </w:p>
    <w:p w14:paraId="305511F3" w14:textId="77777777" w:rsidR="007E4BC1" w:rsidRDefault="00255BF8" w:rsidP="00255BF8">
      <w:pPr>
        <w:jc w:val="both"/>
      </w:pPr>
      <w:r>
        <w:t> </w:t>
      </w:r>
    </w:p>
    <w:p w14:paraId="6264C44E" w14:textId="77777777" w:rsidR="00E70C12" w:rsidRPr="009F6318" w:rsidRDefault="00255BF8" w:rsidP="009F6318">
      <w:pPr>
        <w:pStyle w:val="BodyText"/>
        <w:rPr>
          <w:b/>
          <w:bCs/>
          <w:color w:val="4472C4" w:themeColor="accent5"/>
        </w:rPr>
      </w:pPr>
      <w:r w:rsidRPr="009F6318">
        <w:rPr>
          <w:rStyle w:val="BodyTextChar"/>
          <w:b/>
          <w:bCs/>
          <w:color w:val="4472C4" w:themeColor="accent5"/>
        </w:rPr>
        <w:t>Cost</w:t>
      </w:r>
      <w:r w:rsidRPr="009F6318">
        <w:rPr>
          <w:b/>
          <w:bCs/>
          <w:color w:val="4472C4" w:themeColor="accent5"/>
        </w:rPr>
        <w:t>:</w:t>
      </w:r>
      <w:r w:rsidR="001C05E4" w:rsidRPr="009F6318">
        <w:rPr>
          <w:b/>
          <w:bCs/>
          <w:color w:val="4472C4" w:themeColor="accent5"/>
        </w:rPr>
        <w:t xml:space="preserve"> </w:t>
      </w:r>
    </w:p>
    <w:p w14:paraId="4A9E7443" w14:textId="4A1BC548" w:rsidR="00255BF8" w:rsidRDefault="001C05E4" w:rsidP="00255BF8">
      <w:pPr>
        <w:jc w:val="both"/>
      </w:pPr>
      <w:r>
        <w:t>we would charge the cost</w:t>
      </w:r>
      <w:r w:rsidR="00255BF8">
        <w:t xml:space="preserve"> $</w:t>
      </w:r>
      <w:r w:rsidR="00E94E66">
        <w:t>4</w:t>
      </w:r>
      <w:r>
        <w:t>5</w:t>
      </w:r>
      <w:r w:rsidR="00E94E66">
        <w:t>0</w:t>
      </w:r>
      <w:r>
        <w:t xml:space="preserve">0. We are going to divide the </w:t>
      </w:r>
      <w:r w:rsidR="009F6318">
        <w:t>payments.</w:t>
      </w:r>
    </w:p>
    <w:p w14:paraId="69946D09" w14:textId="6B82A671" w:rsidR="0052648D" w:rsidRDefault="0052648D" w:rsidP="00255BF8">
      <w:pPr>
        <w:jc w:val="both"/>
      </w:pPr>
      <w:r w:rsidRPr="00E94E66">
        <w:rPr>
          <w:b/>
          <w:bCs/>
        </w:rPr>
        <w:t>Total number of hrs</w:t>
      </w:r>
      <w:r>
        <w:t>- 120 hrs</w:t>
      </w:r>
    </w:p>
    <w:p w14:paraId="0E3820EF" w14:textId="59352571" w:rsidR="0052648D" w:rsidRDefault="0052648D" w:rsidP="00255BF8">
      <w:pPr>
        <w:jc w:val="both"/>
      </w:pPr>
      <w:r w:rsidRPr="00E94E66">
        <w:rPr>
          <w:b/>
          <w:bCs/>
        </w:rPr>
        <w:t>Wages</w:t>
      </w:r>
      <w:r>
        <w:t>- - $30/hr</w:t>
      </w:r>
    </w:p>
    <w:p w14:paraId="66EA42E1" w14:textId="7A451DAE" w:rsidR="0052648D" w:rsidRDefault="0052648D" w:rsidP="00255BF8">
      <w:pPr>
        <w:jc w:val="both"/>
      </w:pPr>
      <w:r w:rsidRPr="00E94E66">
        <w:rPr>
          <w:b/>
          <w:bCs/>
        </w:rPr>
        <w:t>cost</w:t>
      </w:r>
      <w:r>
        <w:t xml:space="preserve"> = 120 </w:t>
      </w:r>
      <w:r w:rsidR="00590B6A">
        <w:t>*</w:t>
      </w:r>
      <w:r>
        <w:t xml:space="preserve"> 30 = 3600</w:t>
      </w:r>
    </w:p>
    <w:p w14:paraId="253B0F22" w14:textId="6D26D330" w:rsidR="0052648D" w:rsidRDefault="0052648D" w:rsidP="00255BF8">
      <w:pPr>
        <w:jc w:val="both"/>
      </w:pPr>
      <w:r w:rsidRPr="00E94E66">
        <w:rPr>
          <w:b/>
          <w:bCs/>
        </w:rPr>
        <w:t xml:space="preserve">Margin </w:t>
      </w:r>
      <w:r>
        <w:t xml:space="preserve">– 25 </w:t>
      </w:r>
      <w:r w:rsidR="00590B6A">
        <w:t>% $</w:t>
      </w:r>
      <w:r>
        <w:t xml:space="preserve">900 </w:t>
      </w:r>
    </w:p>
    <w:p w14:paraId="4FCEF870" w14:textId="70042C49" w:rsidR="0052648D" w:rsidRDefault="0052648D" w:rsidP="00255BF8">
      <w:pPr>
        <w:jc w:val="both"/>
      </w:pPr>
      <w:r w:rsidRPr="00E94E66">
        <w:rPr>
          <w:b/>
          <w:bCs/>
        </w:rPr>
        <w:t>Total cost</w:t>
      </w:r>
      <w:r>
        <w:t xml:space="preserve"> = margin + cost = $4500 Maintenance </w:t>
      </w:r>
      <w:r w:rsidR="000E5639">
        <w:t xml:space="preserve">is out of scope. </w:t>
      </w:r>
    </w:p>
    <w:p w14:paraId="2F53D9B5" w14:textId="77777777" w:rsidR="0052648D" w:rsidRDefault="0052648D" w:rsidP="00255BF8">
      <w:pPr>
        <w:jc w:val="both"/>
      </w:pPr>
    </w:p>
    <w:p w14:paraId="12D718E9" w14:textId="77777777" w:rsidR="001C05E4" w:rsidRDefault="001C05E4" w:rsidP="00255BF8">
      <w:pPr>
        <w:jc w:val="both"/>
      </w:pPr>
    </w:p>
    <w:p w14:paraId="14721395" w14:textId="5154875B" w:rsidR="00E94E66" w:rsidRPr="009F6318" w:rsidRDefault="001C65C3" w:rsidP="00590B6A">
      <w:pPr>
        <w:pStyle w:val="BodyText"/>
        <w:rPr>
          <w:b/>
          <w:bCs/>
          <w:color w:val="4472C4" w:themeColor="accent5"/>
        </w:rPr>
      </w:pPr>
      <w:r w:rsidRPr="009F6318">
        <w:rPr>
          <w:b/>
          <w:bCs/>
          <w:color w:val="4472C4" w:themeColor="accent5"/>
        </w:rPr>
        <w:t>Project Management</w:t>
      </w:r>
    </w:p>
    <w:p w14:paraId="32D99982" w14:textId="60E2D5D5" w:rsidR="00590B6A" w:rsidRDefault="00590B6A" w:rsidP="00590B6A">
      <w:pPr>
        <w:pStyle w:val="BodyText"/>
        <w:rPr>
          <w:b/>
          <w:bCs/>
        </w:rPr>
      </w:pPr>
    </w:p>
    <w:p w14:paraId="793242C3" w14:textId="77777777" w:rsidR="00590B6A" w:rsidRPr="00590B6A" w:rsidRDefault="00590B6A" w:rsidP="00590B6A">
      <w:pPr>
        <w:pStyle w:val="BodyText"/>
        <w:rPr>
          <w:b/>
          <w:bCs/>
        </w:rPr>
      </w:pPr>
    </w:p>
    <w:p w14:paraId="26B23D40" w14:textId="5C8BA398" w:rsidR="00E94E66" w:rsidRPr="009F6318" w:rsidRDefault="00E94E66" w:rsidP="009F6318">
      <w:pPr>
        <w:pStyle w:val="BodyText"/>
        <w:rPr>
          <w:b/>
          <w:bCs/>
        </w:rPr>
      </w:pPr>
      <w:r>
        <w:t xml:space="preserve">    </w:t>
      </w:r>
      <w:r w:rsidR="00590B6A">
        <w:t xml:space="preserve">        </w:t>
      </w:r>
      <w:r w:rsidRPr="009F6318">
        <w:rPr>
          <w:b/>
          <w:bCs/>
        </w:rPr>
        <w:t>What is project management?</w:t>
      </w:r>
    </w:p>
    <w:p w14:paraId="48A61920" w14:textId="7797476F" w:rsidR="00590B6A" w:rsidRPr="009F6318" w:rsidRDefault="00590B6A" w:rsidP="009F6318">
      <w:pPr>
        <w:rPr>
          <w:b/>
        </w:rPr>
      </w:pPr>
      <w:r>
        <w:rPr>
          <w:b/>
        </w:rPr>
        <w:t xml:space="preserve">           </w:t>
      </w:r>
      <w:r w:rsidR="009F6318">
        <w:rPr>
          <w:b/>
        </w:rPr>
        <w:t xml:space="preserve">  </w:t>
      </w:r>
      <w:r>
        <w:rPr>
          <w:b/>
        </w:rPr>
        <w:t xml:space="preserve"> </w:t>
      </w:r>
      <w:r w:rsidRPr="00E94E66">
        <w:rPr>
          <w:lang w:val="en-NZ" w:eastAsia="en-NZ"/>
        </w:rPr>
        <w:t>Project management involves the planning and organization of a company's </w:t>
      </w:r>
      <w:r w:rsidRPr="009F6318">
        <w:rPr>
          <w:lang w:val="en-NZ" w:eastAsia="en-NZ"/>
        </w:rPr>
        <w:t>resources to move a specific task</w:t>
      </w:r>
    </w:p>
    <w:p w14:paraId="0878716D" w14:textId="77777777" w:rsidR="009F6318" w:rsidRDefault="009F6318" w:rsidP="009F6318">
      <w:pPr>
        <w:pStyle w:val="BodyText"/>
        <w:rPr>
          <w:b/>
          <w:bCs/>
          <w:lang w:eastAsia="en-NZ"/>
        </w:rPr>
      </w:pPr>
      <w:r>
        <w:rPr>
          <w:b/>
          <w:bCs/>
          <w:lang w:eastAsia="en-NZ"/>
        </w:rPr>
        <w:t xml:space="preserve">          </w:t>
      </w:r>
    </w:p>
    <w:p w14:paraId="3D69560B" w14:textId="41330D22" w:rsidR="00E94E66" w:rsidRPr="009F6318" w:rsidRDefault="009F6318" w:rsidP="009F6318">
      <w:pPr>
        <w:pStyle w:val="BodyText"/>
        <w:rPr>
          <w:b/>
          <w:bCs/>
          <w:lang w:eastAsia="en-NZ"/>
        </w:rPr>
      </w:pPr>
      <w:r>
        <w:rPr>
          <w:b/>
          <w:bCs/>
          <w:lang w:eastAsia="en-NZ"/>
        </w:rPr>
        <w:t xml:space="preserve">          </w:t>
      </w:r>
      <w:r w:rsidRPr="009F6318">
        <w:rPr>
          <w:b/>
          <w:bCs/>
          <w:lang w:eastAsia="en-NZ"/>
        </w:rPr>
        <w:t xml:space="preserve"> </w:t>
      </w:r>
      <w:r w:rsidR="00110444" w:rsidRPr="009F6318">
        <w:rPr>
          <w:b/>
          <w:bCs/>
          <w:lang w:eastAsia="en-NZ"/>
        </w:rPr>
        <w:t>What Methods are used</w:t>
      </w:r>
      <w:r w:rsidR="00590B6A" w:rsidRPr="009F6318">
        <w:rPr>
          <w:b/>
          <w:bCs/>
          <w:lang w:eastAsia="en-NZ"/>
        </w:rPr>
        <w:t xml:space="preserve"> in project Management</w:t>
      </w:r>
      <w:r w:rsidR="00110444" w:rsidRPr="009F6318">
        <w:rPr>
          <w:b/>
          <w:bCs/>
          <w:lang w:eastAsia="en-NZ"/>
        </w:rPr>
        <w:t>?</w:t>
      </w:r>
    </w:p>
    <w:p w14:paraId="706115EE" w14:textId="77777777" w:rsidR="00590B6A" w:rsidRDefault="00590B6A" w:rsidP="00590B6A">
      <w:pPr>
        <w:rPr>
          <w:lang w:val="en-NZ" w:eastAsia="en-NZ"/>
        </w:rPr>
      </w:pPr>
      <w:r>
        <w:rPr>
          <w:lang w:val="en-NZ" w:eastAsia="en-NZ"/>
        </w:rPr>
        <w:t xml:space="preserve">  </w:t>
      </w:r>
    </w:p>
    <w:p w14:paraId="301EFDDF" w14:textId="47A26F3D" w:rsidR="009F6318" w:rsidRDefault="009F6318" w:rsidP="00317BE6">
      <w:pPr>
        <w:pStyle w:val="ListParagraph"/>
        <w:numPr>
          <w:ilvl w:val="0"/>
          <w:numId w:val="8"/>
        </w:numPr>
        <w:rPr>
          <w:lang w:val="en-NZ" w:eastAsia="en-NZ"/>
        </w:rPr>
      </w:pPr>
      <w:r w:rsidRPr="00590B6A">
        <w:rPr>
          <w:lang w:val="en-NZ" w:eastAsia="en-NZ"/>
        </w:rPr>
        <w:t>Waterfall methodology</w:t>
      </w:r>
      <w:r w:rsidR="001A0367">
        <w:rPr>
          <w:lang w:val="en-NZ" w:eastAsia="en-NZ"/>
        </w:rPr>
        <w:t xml:space="preserve"> </w:t>
      </w:r>
      <w:r w:rsidR="00EF553A">
        <w:rPr>
          <w:lang w:val="en-NZ" w:eastAsia="en-NZ"/>
        </w:rPr>
        <w:t>(The</w:t>
      </w:r>
      <w:r w:rsidR="001A0367" w:rsidRPr="001A0367">
        <w:rPr>
          <w:lang w:val="en-NZ" w:eastAsia="en-NZ"/>
        </w:rPr>
        <w:t xml:space="preserve"> waterfall model is a classic model used in the systems development life cycle that creates a system with a linear, sequential approach</w:t>
      </w:r>
      <w:r w:rsidR="001A0367">
        <w:rPr>
          <w:lang w:val="en-NZ" w:eastAsia="en-NZ"/>
        </w:rPr>
        <w:t>)</w:t>
      </w:r>
    </w:p>
    <w:p w14:paraId="20050788" w14:textId="77777777" w:rsidR="00E25302" w:rsidRDefault="00E25302" w:rsidP="00E25302">
      <w:pPr>
        <w:pStyle w:val="ListParagraph"/>
        <w:rPr>
          <w:lang w:val="en-NZ" w:eastAsia="en-NZ"/>
        </w:rPr>
      </w:pPr>
    </w:p>
    <w:p w14:paraId="6CD0F57E" w14:textId="216861F7" w:rsidR="001A0367" w:rsidRDefault="001A0367" w:rsidP="001A0367">
      <w:pPr>
        <w:pStyle w:val="ListParagraph"/>
        <w:rPr>
          <w:lang w:val="en-NZ" w:eastAsia="en-NZ"/>
        </w:rPr>
      </w:pPr>
      <w:r>
        <w:rPr>
          <w:lang w:val="en-NZ" w:eastAsia="en-NZ"/>
        </w:rPr>
        <w:t>Benefits of methodology</w:t>
      </w:r>
    </w:p>
    <w:p w14:paraId="3C83158D" w14:textId="3226582D" w:rsidR="001A0367" w:rsidRPr="00E25302" w:rsidRDefault="00C662FF" w:rsidP="00317BE6">
      <w:pPr>
        <w:pStyle w:val="ListParagraph"/>
        <w:numPr>
          <w:ilvl w:val="0"/>
          <w:numId w:val="8"/>
        </w:numPr>
        <w:rPr>
          <w:rFonts w:cstheme="minorHAnsi"/>
          <w:lang w:val="en-NZ" w:eastAsia="en-NZ"/>
        </w:rPr>
      </w:pPr>
      <w:r w:rsidRPr="00E25302">
        <w:rPr>
          <w:rFonts w:cstheme="minorHAnsi"/>
          <w:lang w:val="en-NZ" w:eastAsia="en-NZ"/>
        </w:rPr>
        <w:t>Quickly speed</w:t>
      </w:r>
    </w:p>
    <w:p w14:paraId="7136BC0D" w14:textId="041197AF" w:rsidR="00C662FF" w:rsidRPr="00E25302" w:rsidRDefault="00C662FF" w:rsidP="00317BE6">
      <w:pPr>
        <w:pStyle w:val="ListParagraph"/>
        <w:numPr>
          <w:ilvl w:val="0"/>
          <w:numId w:val="8"/>
        </w:numPr>
        <w:rPr>
          <w:rFonts w:cstheme="minorHAnsi"/>
          <w:lang w:val="en-NZ" w:eastAsia="en-NZ"/>
        </w:rPr>
      </w:pPr>
      <w:r w:rsidRPr="00E25302">
        <w:rPr>
          <w:rFonts w:cstheme="minorHAnsi"/>
          <w:lang w:val="en-NZ" w:eastAsia="en-NZ"/>
        </w:rPr>
        <w:t>Testing made easier</w:t>
      </w:r>
    </w:p>
    <w:p w14:paraId="0BB3B4CB" w14:textId="31F4C62E" w:rsidR="00C662FF" w:rsidRPr="00E25302" w:rsidRDefault="00C662FF" w:rsidP="00317BE6">
      <w:pPr>
        <w:pStyle w:val="ListParagraph"/>
        <w:numPr>
          <w:ilvl w:val="0"/>
          <w:numId w:val="8"/>
        </w:numPr>
        <w:rPr>
          <w:rFonts w:cstheme="minorHAnsi"/>
          <w:lang w:val="en-NZ" w:eastAsia="en-NZ"/>
        </w:rPr>
      </w:pPr>
      <w:r w:rsidRPr="00E25302">
        <w:rPr>
          <w:rFonts w:cstheme="minorHAnsi"/>
          <w:color w:val="202124"/>
          <w:shd w:val="clear" w:color="auto" w:fill="FFFFFF"/>
        </w:rPr>
        <w:t>Deal with issues in the design</w:t>
      </w:r>
    </w:p>
    <w:p w14:paraId="2F35D1E5" w14:textId="16638FA1" w:rsidR="00C662FF" w:rsidRPr="00E25302" w:rsidRDefault="00C662FF" w:rsidP="00317BE6">
      <w:pPr>
        <w:pStyle w:val="ListParagraph"/>
        <w:numPr>
          <w:ilvl w:val="0"/>
          <w:numId w:val="8"/>
        </w:numPr>
        <w:rPr>
          <w:lang w:val="en-NZ" w:eastAsia="en-NZ"/>
        </w:rPr>
      </w:pPr>
      <w:r w:rsidRPr="00E25302">
        <w:rPr>
          <w:rFonts w:cstheme="minorHAnsi"/>
          <w:color w:val="000000"/>
          <w:sz w:val="21"/>
          <w:szCs w:val="21"/>
          <w:shd w:val="clear" w:color="auto" w:fill="FFFFFF"/>
        </w:rPr>
        <w:t xml:space="preserve">The </w:t>
      </w:r>
      <w:r w:rsidRPr="00E25302">
        <w:rPr>
          <w:rFonts w:cstheme="minorHAnsi"/>
          <w:color w:val="000000" w:themeColor="text1"/>
          <w:sz w:val="21"/>
          <w:szCs w:val="21"/>
        </w:rPr>
        <w:t>result</w:t>
      </w:r>
      <w:r w:rsidRPr="00E25302">
        <w:rPr>
          <w:rFonts w:cstheme="minorHAnsi"/>
          <w:color w:val="000000"/>
          <w:sz w:val="21"/>
          <w:szCs w:val="21"/>
          <w:shd w:val="clear" w:color="auto" w:fill="FFFFFF"/>
        </w:rPr>
        <w:t xml:space="preserve"> is </w:t>
      </w:r>
      <w:r w:rsidRPr="00E25302">
        <w:rPr>
          <w:rFonts w:cstheme="minorHAnsi"/>
          <w:color w:val="000000" w:themeColor="text1"/>
          <w:sz w:val="21"/>
          <w:szCs w:val="21"/>
        </w:rPr>
        <w:t>very</w:t>
      </w:r>
      <w:r w:rsidRPr="00E25302">
        <w:rPr>
          <w:rFonts w:cstheme="minorHAnsi"/>
          <w:color w:val="000000" w:themeColor="text1"/>
          <w:sz w:val="21"/>
          <w:szCs w:val="21"/>
          <w:shd w:val="clear" w:color="auto" w:fill="FFFFFF"/>
        </w:rPr>
        <w:t xml:space="preserve"> </w:t>
      </w:r>
      <w:r w:rsidRPr="00E25302">
        <w:rPr>
          <w:rFonts w:cstheme="minorHAnsi"/>
          <w:color w:val="000000"/>
          <w:sz w:val="21"/>
          <w:szCs w:val="21"/>
          <w:shd w:val="clear" w:color="auto" w:fill="FFFFFF"/>
        </w:rPr>
        <w:t>clear</w:t>
      </w:r>
      <w:r w:rsidRPr="00E25302">
        <w:rPr>
          <w:rFonts w:ascii="Poppins" w:hAnsi="Poppins" w:cs="Poppins"/>
          <w:color w:val="000000"/>
          <w:sz w:val="21"/>
          <w:szCs w:val="21"/>
          <w:shd w:val="clear" w:color="auto" w:fill="FFFFFF"/>
        </w:rPr>
        <w:t>.</w:t>
      </w:r>
    </w:p>
    <w:p w14:paraId="67632ED0" w14:textId="77777777" w:rsidR="00C662FF" w:rsidRDefault="00C662FF" w:rsidP="00C662FF">
      <w:pPr>
        <w:pStyle w:val="ListParagraph"/>
        <w:ind w:left="1440"/>
        <w:rPr>
          <w:lang w:val="en-NZ" w:eastAsia="en-NZ"/>
        </w:rPr>
      </w:pPr>
    </w:p>
    <w:p w14:paraId="47A9DEBB" w14:textId="413B0606" w:rsidR="00590B6A" w:rsidRDefault="00590B6A" w:rsidP="00317BE6">
      <w:pPr>
        <w:pStyle w:val="ListParagraph"/>
        <w:numPr>
          <w:ilvl w:val="0"/>
          <w:numId w:val="8"/>
        </w:numPr>
        <w:rPr>
          <w:lang w:val="en-NZ" w:eastAsia="en-NZ"/>
        </w:rPr>
      </w:pPr>
      <w:r w:rsidRPr="00590B6A">
        <w:rPr>
          <w:lang w:val="en-NZ" w:eastAsia="en-NZ"/>
        </w:rPr>
        <w:t>Gantt chart</w:t>
      </w:r>
      <w:r w:rsidR="00C662FF">
        <w:rPr>
          <w:lang w:val="en-NZ" w:eastAsia="en-NZ"/>
        </w:rPr>
        <w:t xml:space="preserve"> </w:t>
      </w:r>
      <w:r w:rsidR="00E25302">
        <w:rPr>
          <w:lang w:val="en-NZ" w:eastAsia="en-NZ"/>
        </w:rPr>
        <w:t>(Gantt</w:t>
      </w:r>
      <w:r w:rsidR="006D45DB" w:rsidRPr="006D45DB">
        <w:rPr>
          <w:lang w:val="en-NZ" w:eastAsia="en-NZ"/>
        </w:rPr>
        <w:t xml:space="preserve"> charts are a commonly used graphic representation of project schedules. This is a kind of bar chart that shows the start and end dates of project elements such as resources and plans</w:t>
      </w:r>
      <w:r w:rsidR="006D45DB">
        <w:rPr>
          <w:lang w:val="en-NZ" w:eastAsia="en-NZ"/>
        </w:rPr>
        <w:t>)</w:t>
      </w:r>
    </w:p>
    <w:p w14:paraId="754D94A9" w14:textId="5E296EEC" w:rsidR="006D45DB" w:rsidRDefault="006D45DB" w:rsidP="006D45DB">
      <w:pPr>
        <w:pStyle w:val="ListParagraph"/>
        <w:rPr>
          <w:lang w:val="en-NZ" w:eastAsia="en-NZ"/>
        </w:rPr>
      </w:pPr>
      <w:r>
        <w:rPr>
          <w:lang w:val="en-NZ" w:eastAsia="en-NZ"/>
        </w:rPr>
        <w:t xml:space="preserve">Benefits of </w:t>
      </w:r>
      <w:r w:rsidR="00E25302">
        <w:rPr>
          <w:lang w:val="en-NZ" w:eastAsia="en-NZ"/>
        </w:rPr>
        <w:t>Methodology</w:t>
      </w:r>
    </w:p>
    <w:p w14:paraId="5B4763B3" w14:textId="7AF970AA" w:rsidR="006D45DB" w:rsidRDefault="006D45DB" w:rsidP="00317BE6">
      <w:pPr>
        <w:pStyle w:val="ListParagraph"/>
        <w:numPr>
          <w:ilvl w:val="0"/>
          <w:numId w:val="20"/>
        </w:numPr>
        <w:rPr>
          <w:lang w:val="en-NZ" w:eastAsia="en-NZ"/>
        </w:rPr>
      </w:pPr>
      <w:r>
        <w:rPr>
          <w:lang w:val="en-NZ" w:eastAsia="en-NZ"/>
        </w:rPr>
        <w:t>Helps to organise Projects</w:t>
      </w:r>
    </w:p>
    <w:p w14:paraId="4E641295" w14:textId="7EB8C229" w:rsidR="006D45DB" w:rsidRDefault="006D45DB" w:rsidP="00317BE6">
      <w:pPr>
        <w:pStyle w:val="ListParagraph"/>
        <w:numPr>
          <w:ilvl w:val="0"/>
          <w:numId w:val="20"/>
        </w:numPr>
        <w:rPr>
          <w:lang w:val="en-NZ" w:eastAsia="en-NZ"/>
        </w:rPr>
      </w:pPr>
      <w:r>
        <w:rPr>
          <w:lang w:val="en-NZ" w:eastAsia="en-NZ"/>
        </w:rPr>
        <w:t>Improve visibility</w:t>
      </w:r>
    </w:p>
    <w:p w14:paraId="10FDA7A4" w14:textId="6FAC9028" w:rsidR="006D45DB" w:rsidRDefault="006D45DB" w:rsidP="00317BE6">
      <w:pPr>
        <w:pStyle w:val="ListParagraph"/>
        <w:numPr>
          <w:ilvl w:val="0"/>
          <w:numId w:val="20"/>
        </w:numPr>
        <w:rPr>
          <w:lang w:val="en-NZ" w:eastAsia="en-NZ"/>
        </w:rPr>
      </w:pPr>
      <w:r>
        <w:rPr>
          <w:lang w:val="en-NZ" w:eastAsia="en-NZ"/>
        </w:rPr>
        <w:t>Provide resources</w:t>
      </w:r>
    </w:p>
    <w:p w14:paraId="2D1878CD" w14:textId="3E105175" w:rsidR="006D45DB" w:rsidRPr="00590B6A" w:rsidRDefault="006D45DB" w:rsidP="00317BE6">
      <w:pPr>
        <w:pStyle w:val="ListParagraph"/>
        <w:numPr>
          <w:ilvl w:val="0"/>
          <w:numId w:val="20"/>
        </w:numPr>
        <w:rPr>
          <w:lang w:val="en-NZ" w:eastAsia="en-NZ"/>
        </w:rPr>
      </w:pPr>
      <w:r>
        <w:rPr>
          <w:lang w:val="en-NZ" w:eastAsia="en-NZ"/>
        </w:rPr>
        <w:t>Identifying relationships</w:t>
      </w:r>
    </w:p>
    <w:p w14:paraId="15430880" w14:textId="77777777" w:rsidR="00590B6A" w:rsidRPr="00590B6A" w:rsidRDefault="00590B6A" w:rsidP="00590B6A">
      <w:pPr>
        <w:pStyle w:val="ListParagraph"/>
        <w:rPr>
          <w:lang w:val="en-NZ" w:eastAsia="en-NZ"/>
        </w:rPr>
      </w:pPr>
    </w:p>
    <w:p w14:paraId="76F53DE7" w14:textId="3CE8FC58" w:rsidR="00E94E66" w:rsidRPr="00590B6A" w:rsidRDefault="00E94E66" w:rsidP="00590B6A">
      <w:pPr>
        <w:pStyle w:val="BodyText"/>
        <w:rPr>
          <w:b/>
          <w:bCs/>
        </w:rPr>
      </w:pPr>
      <w:r w:rsidRPr="00590B6A">
        <w:rPr>
          <w:b/>
          <w:bCs/>
        </w:rPr>
        <w:t>How to manage Project?</w:t>
      </w:r>
    </w:p>
    <w:p w14:paraId="717C599C" w14:textId="77777777" w:rsidR="006D7C12" w:rsidRDefault="006D7C12" w:rsidP="00255BF8">
      <w:pPr>
        <w:jc w:val="both"/>
      </w:pPr>
    </w:p>
    <w:p w14:paraId="60E35140" w14:textId="680A62C7" w:rsidR="00042586" w:rsidRDefault="007F6B9C" w:rsidP="00255BF8">
      <w:pPr>
        <w:jc w:val="both"/>
      </w:pPr>
      <w:r w:rsidRPr="007F6B9C">
        <w:t>Managing a project is no easy feat, no matter what the scale and scope are. From planning the minutia to handling the ever-changing demands of clients to shipping the deliverables on time, there’s a lot that can go wrong. When you divide the project into manageable stages, each with its own goals and deliverables, it’s easier to control the project and the quality of the output.</w:t>
      </w:r>
    </w:p>
    <w:p w14:paraId="4A86B666" w14:textId="77777777" w:rsidR="006D7C12" w:rsidRPr="00090133" w:rsidRDefault="006D7C12" w:rsidP="006D7C12">
      <w:pPr>
        <w:rPr>
          <w:lang w:val="en-NZ"/>
        </w:rPr>
      </w:pPr>
      <w:r w:rsidRPr="00090133">
        <w:rPr>
          <w:lang w:val="en-NZ"/>
        </w:rPr>
        <w:lastRenderedPageBreak/>
        <w:t>Whether you’re working on a small project with modest business goals or a large, multi-departmental initiative with sweeping corporate implications, an understanding of the project management life cycle is essential.</w:t>
      </w:r>
    </w:p>
    <w:p w14:paraId="2D10434B" w14:textId="77777777" w:rsidR="006D7C12" w:rsidRPr="006F028B" w:rsidRDefault="006D7C12" w:rsidP="006D7C12">
      <w:pPr>
        <w:rPr>
          <w:b/>
          <w:lang w:val="en-NZ"/>
        </w:rPr>
      </w:pPr>
      <w:r w:rsidRPr="006F028B">
        <w:rPr>
          <w:b/>
          <w:lang w:val="en-NZ"/>
        </w:rPr>
        <w:t>1. Initiation</w:t>
      </w:r>
    </w:p>
    <w:p w14:paraId="63F25EB9" w14:textId="77777777" w:rsidR="006D7C12" w:rsidRDefault="006D7C12" w:rsidP="006D7C12">
      <w:pPr>
        <w:rPr>
          <w:lang w:val="en-NZ"/>
        </w:rPr>
      </w:pPr>
      <w:r w:rsidRPr="006F028B">
        <w:rPr>
          <w:lang w:val="en-NZ"/>
        </w:rPr>
        <w:t>First, you need to identify a business need, problem, or opportunity and brainstorm ways that your team can meet this need, solve this problem, or seize this opportunity. During this step, you figure out an objective for your project, determine whether the project is feasible, and identify the major deliverables for the project.</w:t>
      </w:r>
    </w:p>
    <w:p w14:paraId="6428CE2D" w14:textId="77777777" w:rsidR="006D7C12" w:rsidRDefault="006D7C12" w:rsidP="006D7C12">
      <w:pPr>
        <w:rPr>
          <w:lang w:val="en-NZ"/>
        </w:rPr>
      </w:pPr>
    </w:p>
    <w:p w14:paraId="0C7A6E91" w14:textId="77777777" w:rsidR="006D7C12" w:rsidRPr="00FB287A" w:rsidRDefault="006D7C12" w:rsidP="006D7C12">
      <w:pPr>
        <w:rPr>
          <w:b/>
          <w:lang w:val="en-NZ"/>
        </w:rPr>
      </w:pPr>
      <w:r w:rsidRPr="00FB287A">
        <w:rPr>
          <w:b/>
          <w:lang w:val="en-NZ"/>
        </w:rPr>
        <w:t>2. Planning</w:t>
      </w:r>
    </w:p>
    <w:p w14:paraId="4FF05876" w14:textId="77777777" w:rsidR="006D7C12" w:rsidRDefault="006D7C12" w:rsidP="006D7C12">
      <w:pPr>
        <w:rPr>
          <w:lang w:val="en-NZ"/>
        </w:rPr>
      </w:pPr>
      <w:r w:rsidRPr="00FB287A">
        <w:rPr>
          <w:lang w:val="en-NZ"/>
        </w:rPr>
        <w:t>Once the project is approved to move forward based on your business case, statement of work, or project initiation document, you move into the planning phase.</w:t>
      </w:r>
    </w:p>
    <w:p w14:paraId="527E9204" w14:textId="77777777" w:rsidR="006D7C12" w:rsidRDefault="006D7C12" w:rsidP="006D7C12">
      <w:pPr>
        <w:rPr>
          <w:lang w:val="en-NZ"/>
        </w:rPr>
      </w:pPr>
    </w:p>
    <w:p w14:paraId="5CB4738D" w14:textId="77777777" w:rsidR="006D7C12" w:rsidRPr="002C7761" w:rsidRDefault="006D7C12" w:rsidP="006D7C12">
      <w:pPr>
        <w:rPr>
          <w:b/>
          <w:lang w:val="en-NZ"/>
        </w:rPr>
      </w:pPr>
      <w:r w:rsidRPr="002C7761">
        <w:rPr>
          <w:b/>
          <w:lang w:val="en-NZ"/>
        </w:rPr>
        <w:t>3. Execution</w:t>
      </w:r>
    </w:p>
    <w:p w14:paraId="11C1C8BC" w14:textId="77777777" w:rsidR="006D7C12" w:rsidRPr="006F028B" w:rsidRDefault="006D7C12" w:rsidP="006D7C12">
      <w:pPr>
        <w:rPr>
          <w:lang w:val="en-NZ"/>
        </w:rPr>
      </w:pPr>
      <w:r w:rsidRPr="002C7761">
        <w:rPr>
          <w:lang w:val="en-NZ"/>
        </w:rPr>
        <w:t>You’ve received business approval, developed a plan, and built your team. Now it’s time to get to work. The execution phase turns your plan into action. The project manager’s job in this phase of the project management life cycle is to keep work on track, organize team members, manage timelines, and make sure the work is done according to the original plan.</w:t>
      </w:r>
    </w:p>
    <w:p w14:paraId="523E85F9" w14:textId="77777777" w:rsidR="006D7C12" w:rsidRPr="007E5F15" w:rsidRDefault="006D7C12" w:rsidP="006D7C12">
      <w:pPr>
        <w:jc w:val="both"/>
        <w:rPr>
          <w:b/>
        </w:rPr>
      </w:pPr>
      <w:r w:rsidRPr="007E5F15">
        <w:rPr>
          <w:b/>
        </w:rPr>
        <w:t>4. Closure</w:t>
      </w:r>
    </w:p>
    <w:p w14:paraId="43A68BB5" w14:textId="77777777" w:rsidR="006D7C12" w:rsidRPr="007E5F15" w:rsidRDefault="006D7C12" w:rsidP="006D7C12">
      <w:pPr>
        <w:jc w:val="both"/>
      </w:pPr>
      <w:r w:rsidRPr="007E5F15">
        <w:t>Once your team has completed work on a project, you enter the closure phase. In the closure phase, you provide final deliverables, release project resources, and determine the success of the project. Just because the major project work is over, that doesn’t mean the project manager’s job is done—there are still important things to do, including evaluating what did and did not work with the project.</w:t>
      </w:r>
    </w:p>
    <w:p w14:paraId="0BB0DD58" w14:textId="77777777" w:rsidR="005B5F0C" w:rsidRDefault="005B5F0C" w:rsidP="00255BF8">
      <w:pPr>
        <w:jc w:val="both"/>
      </w:pPr>
    </w:p>
    <w:p w14:paraId="752F3F29" w14:textId="77777777" w:rsidR="00110444" w:rsidRDefault="00110444" w:rsidP="00255BF8">
      <w:pPr>
        <w:jc w:val="both"/>
        <w:rPr>
          <w:b/>
        </w:rPr>
      </w:pPr>
    </w:p>
    <w:p w14:paraId="2D43D713" w14:textId="77777777" w:rsidR="00110444" w:rsidRDefault="00110444" w:rsidP="00255BF8">
      <w:pPr>
        <w:jc w:val="both"/>
        <w:rPr>
          <w:b/>
        </w:rPr>
      </w:pPr>
    </w:p>
    <w:p w14:paraId="4AEEFEB9" w14:textId="77777777" w:rsidR="00110444" w:rsidRPr="009F6318" w:rsidRDefault="00110444" w:rsidP="009F6318">
      <w:pPr>
        <w:pStyle w:val="BodyText"/>
        <w:rPr>
          <w:b/>
          <w:bCs/>
        </w:rPr>
      </w:pPr>
    </w:p>
    <w:p w14:paraId="1B282B53" w14:textId="1C96E199" w:rsidR="005B5F0C" w:rsidRPr="009F6318" w:rsidRDefault="005B5F0C" w:rsidP="009F6318">
      <w:pPr>
        <w:pStyle w:val="BodyText"/>
        <w:rPr>
          <w:b/>
          <w:bCs/>
          <w:color w:val="4472C4" w:themeColor="accent5"/>
        </w:rPr>
      </w:pPr>
      <w:r w:rsidRPr="009F6318">
        <w:rPr>
          <w:b/>
          <w:bCs/>
          <w:color w:val="4472C4" w:themeColor="accent5"/>
        </w:rPr>
        <w:t xml:space="preserve">Gantt Chart: </w:t>
      </w:r>
    </w:p>
    <w:p w14:paraId="635975CF" w14:textId="77777777" w:rsidR="009F6318" w:rsidRPr="009F6318" w:rsidRDefault="009F6318" w:rsidP="009F6318">
      <w:pPr>
        <w:pStyle w:val="BodyText"/>
        <w:rPr>
          <w:b/>
          <w:bCs/>
        </w:rPr>
      </w:pPr>
    </w:p>
    <w:p w14:paraId="6F12C506" w14:textId="77777777" w:rsidR="005B5F0C" w:rsidRDefault="005B5F0C" w:rsidP="00255BF8">
      <w:pPr>
        <w:jc w:val="both"/>
      </w:pPr>
      <w:r>
        <w:rPr>
          <w:noProof/>
          <w:lang w:eastAsia="en-IN"/>
        </w:rPr>
        <w:drawing>
          <wp:inline distT="0" distB="0" distL="0" distR="0" wp14:anchorId="191DAB57" wp14:editId="2242F39C">
            <wp:extent cx="5731510" cy="13442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344295"/>
                    </a:xfrm>
                    <a:prstGeom prst="rect">
                      <a:avLst/>
                    </a:prstGeom>
                  </pic:spPr>
                </pic:pic>
              </a:graphicData>
            </a:graphic>
          </wp:inline>
        </w:drawing>
      </w:r>
    </w:p>
    <w:p w14:paraId="3E1D6806" w14:textId="77777777" w:rsidR="00042586" w:rsidRDefault="00042586">
      <w:r>
        <w:br w:type="page"/>
      </w:r>
    </w:p>
    <w:p w14:paraId="092C76F0" w14:textId="28D7FC38" w:rsidR="00042586" w:rsidRPr="00E74FF9" w:rsidRDefault="00042586" w:rsidP="00E74FF9">
      <w:pPr>
        <w:pStyle w:val="BodyText"/>
        <w:rPr>
          <w:b/>
          <w:bCs/>
          <w:color w:val="4472C4" w:themeColor="accent5"/>
        </w:rPr>
      </w:pPr>
      <w:r w:rsidRPr="00E74FF9">
        <w:rPr>
          <w:b/>
          <w:bCs/>
          <w:color w:val="4472C4" w:themeColor="accent5"/>
        </w:rPr>
        <w:lastRenderedPageBreak/>
        <w:t xml:space="preserve">Task 3 - Design </w:t>
      </w:r>
      <w:r w:rsidR="00E74FF9" w:rsidRPr="00E74FF9">
        <w:rPr>
          <w:b/>
          <w:bCs/>
          <w:color w:val="4472C4" w:themeColor="accent5"/>
        </w:rPr>
        <w:t>mock-ups</w:t>
      </w:r>
    </w:p>
    <w:p w14:paraId="09DB96FA" w14:textId="318F7858" w:rsidR="001C65C3" w:rsidRDefault="00991843" w:rsidP="00255BF8">
      <w:pPr>
        <w:jc w:val="both"/>
      </w:pPr>
      <w:r>
        <w:rPr>
          <w:noProof/>
        </w:rPr>
        <w:drawing>
          <wp:inline distT="0" distB="0" distL="0" distR="0" wp14:anchorId="68088D80" wp14:editId="7FFD057D">
            <wp:extent cx="6851650" cy="3863340"/>
            <wp:effectExtent l="0" t="0" r="6350" b="3810"/>
            <wp:docPr id="28" name="Picture 2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ebsit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1650" cy="3863340"/>
                    </a:xfrm>
                    <a:prstGeom prst="rect">
                      <a:avLst/>
                    </a:prstGeom>
                  </pic:spPr>
                </pic:pic>
              </a:graphicData>
            </a:graphic>
          </wp:inline>
        </w:drawing>
      </w:r>
    </w:p>
    <w:p w14:paraId="483BBABA" w14:textId="226D3D9F" w:rsidR="00B122A1" w:rsidRDefault="00B122A1" w:rsidP="001F3B46">
      <w:pPr>
        <w:keepNext/>
      </w:pPr>
    </w:p>
    <w:p w14:paraId="36775D78" w14:textId="77777777" w:rsidR="00B122A1" w:rsidRPr="00096DE0" w:rsidRDefault="00B122A1" w:rsidP="00B122A1"/>
    <w:p w14:paraId="1C498DA7" w14:textId="77777777" w:rsidR="00B122A1" w:rsidRDefault="00B122A1" w:rsidP="00B122A1"/>
    <w:p w14:paraId="4CCBF6F7" w14:textId="7C989B95" w:rsidR="00B122A1" w:rsidRDefault="00991843" w:rsidP="00B122A1">
      <w:pPr>
        <w:tabs>
          <w:tab w:val="left" w:pos="1788"/>
        </w:tabs>
      </w:pPr>
      <w:r>
        <w:rPr>
          <w:noProof/>
        </w:rPr>
        <w:drawing>
          <wp:inline distT="0" distB="0" distL="0" distR="0" wp14:anchorId="5C195D14" wp14:editId="517FD224">
            <wp:extent cx="5314949" cy="2559050"/>
            <wp:effectExtent l="0" t="0" r="635" b="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rotWithShape="1">
                    <a:blip r:embed="rId9">
                      <a:extLst>
                        <a:ext uri="{28A0092B-C50C-407E-A947-70E740481C1C}">
                          <a14:useLocalDpi xmlns:a14="http://schemas.microsoft.com/office/drawing/2010/main" val="0"/>
                        </a:ext>
                      </a:extLst>
                    </a:blip>
                    <a:srcRect l="3633" t="2274" r="6933" b="6095"/>
                    <a:stretch/>
                  </pic:blipFill>
                  <pic:spPr bwMode="auto">
                    <a:xfrm>
                      <a:off x="0" y="0"/>
                      <a:ext cx="5315865" cy="2559491"/>
                    </a:xfrm>
                    <a:prstGeom prst="rect">
                      <a:avLst/>
                    </a:prstGeom>
                    <a:ln>
                      <a:noFill/>
                    </a:ln>
                    <a:extLst>
                      <a:ext uri="{53640926-AAD7-44D8-BBD7-CCE9431645EC}">
                        <a14:shadowObscured xmlns:a14="http://schemas.microsoft.com/office/drawing/2010/main"/>
                      </a:ext>
                    </a:extLst>
                  </pic:spPr>
                </pic:pic>
              </a:graphicData>
            </a:graphic>
          </wp:inline>
        </w:drawing>
      </w:r>
    </w:p>
    <w:p w14:paraId="0595A9A1" w14:textId="59993AC3" w:rsidR="003F3916" w:rsidRDefault="003F3916" w:rsidP="00B122A1">
      <w:pPr>
        <w:tabs>
          <w:tab w:val="left" w:pos="1788"/>
        </w:tabs>
      </w:pPr>
    </w:p>
    <w:p w14:paraId="66702A4C" w14:textId="78138F2E" w:rsidR="003F3916" w:rsidRDefault="003F3916" w:rsidP="00B122A1">
      <w:pPr>
        <w:tabs>
          <w:tab w:val="left" w:pos="1788"/>
        </w:tabs>
      </w:pPr>
    </w:p>
    <w:p w14:paraId="2168D54B" w14:textId="4DCB6235" w:rsidR="003F3916" w:rsidRDefault="003F3916" w:rsidP="00B122A1">
      <w:pPr>
        <w:tabs>
          <w:tab w:val="left" w:pos="1788"/>
        </w:tabs>
      </w:pPr>
      <w:r>
        <w:rPr>
          <w:noProof/>
          <w:lang w:eastAsia="en-IN"/>
        </w:rPr>
        <w:lastRenderedPageBreak/>
        <w:drawing>
          <wp:inline distT="0" distB="0" distL="0" distR="0" wp14:anchorId="0E835B6E" wp14:editId="20C8367E">
            <wp:extent cx="5957668" cy="2025748"/>
            <wp:effectExtent l="0" t="0" r="508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10" cstate="print"/>
                    <a:srcRect l="-237" b="26730"/>
                    <a:stretch/>
                  </pic:blipFill>
                  <pic:spPr bwMode="auto">
                    <a:xfrm>
                      <a:off x="0" y="0"/>
                      <a:ext cx="5957668" cy="2025748"/>
                    </a:xfrm>
                    <a:prstGeom prst="rect">
                      <a:avLst/>
                    </a:prstGeom>
                    <a:ln>
                      <a:noFill/>
                    </a:ln>
                    <a:extLst>
                      <a:ext uri="{53640926-AAD7-44D8-BBD7-CCE9431645EC}">
                        <a14:shadowObscured xmlns:a14="http://schemas.microsoft.com/office/drawing/2010/main"/>
                      </a:ext>
                    </a:extLst>
                  </pic:spPr>
                </pic:pic>
              </a:graphicData>
            </a:graphic>
          </wp:inline>
        </w:drawing>
      </w:r>
    </w:p>
    <w:p w14:paraId="47CE3D84" w14:textId="3BDF3845" w:rsidR="00B122A1" w:rsidRDefault="00B122A1" w:rsidP="00B122A1">
      <w:pPr>
        <w:tabs>
          <w:tab w:val="left" w:pos="1788"/>
        </w:tabs>
      </w:pPr>
      <w:r>
        <w:t xml:space="preserve"> </w:t>
      </w:r>
    </w:p>
    <w:p w14:paraId="4E1ADE59" w14:textId="68488403" w:rsidR="00B122A1" w:rsidRDefault="00B122A1" w:rsidP="00B122A1"/>
    <w:p w14:paraId="40FD65A5" w14:textId="54313CC3" w:rsidR="009F0F29" w:rsidRDefault="009F0F29" w:rsidP="00B122A1"/>
    <w:p w14:paraId="77D0DDA9" w14:textId="77777777" w:rsidR="00B122A1" w:rsidRDefault="00B122A1" w:rsidP="00B122A1"/>
    <w:p w14:paraId="22D49ABA" w14:textId="41D4A531" w:rsidR="00B122A1" w:rsidRDefault="00081D4C" w:rsidP="00B122A1">
      <w:pPr>
        <w:tabs>
          <w:tab w:val="left" w:pos="1020"/>
        </w:tabs>
      </w:pPr>
      <w:r>
        <w:rPr>
          <w:noProof/>
          <w:lang w:eastAsia="en-IN"/>
        </w:rPr>
        <w:drawing>
          <wp:inline distT="0" distB="0" distL="0" distR="0" wp14:anchorId="15D2118F" wp14:editId="36F85CBD">
            <wp:extent cx="5943600" cy="2764790"/>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10" cstate="print"/>
                    <a:stretch>
                      <a:fillRect/>
                    </a:stretch>
                  </pic:blipFill>
                  <pic:spPr>
                    <a:xfrm>
                      <a:off x="0" y="0"/>
                      <a:ext cx="5943600" cy="2764790"/>
                    </a:xfrm>
                    <a:prstGeom prst="rect">
                      <a:avLst/>
                    </a:prstGeom>
                  </pic:spPr>
                </pic:pic>
              </a:graphicData>
            </a:graphic>
          </wp:inline>
        </w:drawing>
      </w:r>
    </w:p>
    <w:p w14:paraId="51408EA3" w14:textId="77777777" w:rsidR="00B122A1" w:rsidRDefault="00B122A1" w:rsidP="00B122A1">
      <w:pPr>
        <w:tabs>
          <w:tab w:val="left" w:pos="1020"/>
        </w:tabs>
      </w:pPr>
    </w:p>
    <w:p w14:paraId="34ACDE7B" w14:textId="77777777" w:rsidR="00B122A1" w:rsidRDefault="00B122A1" w:rsidP="00B122A1">
      <w:pPr>
        <w:tabs>
          <w:tab w:val="left" w:pos="1020"/>
        </w:tabs>
      </w:pPr>
    </w:p>
    <w:p w14:paraId="66DFD14C" w14:textId="77777777" w:rsidR="00B122A1" w:rsidRDefault="00B122A1" w:rsidP="00B122A1">
      <w:pPr>
        <w:tabs>
          <w:tab w:val="left" w:pos="1020"/>
        </w:tabs>
      </w:pPr>
    </w:p>
    <w:p w14:paraId="336D4ECA" w14:textId="3CE7C9EF" w:rsidR="00B122A1" w:rsidRDefault="00B122A1" w:rsidP="00B122A1">
      <w:pPr>
        <w:tabs>
          <w:tab w:val="left" w:pos="1020"/>
        </w:tabs>
      </w:pPr>
    </w:p>
    <w:p w14:paraId="037470BB" w14:textId="77777777" w:rsidR="00B122A1" w:rsidRPr="00096DE0" w:rsidRDefault="00B122A1" w:rsidP="00B122A1"/>
    <w:p w14:paraId="25156524" w14:textId="77777777" w:rsidR="00B122A1" w:rsidRPr="00096DE0" w:rsidRDefault="00B122A1" w:rsidP="00B122A1"/>
    <w:p w14:paraId="40D5DA30" w14:textId="5E87595C" w:rsidR="00B122A1" w:rsidRDefault="00081D4C" w:rsidP="00B122A1">
      <w:r>
        <w:rPr>
          <w:noProof/>
          <w:lang w:eastAsia="en-IN"/>
        </w:rPr>
        <w:lastRenderedPageBreak/>
        <w:drawing>
          <wp:inline distT="0" distB="0" distL="0" distR="0" wp14:anchorId="2694825D" wp14:editId="2A59E6B4">
            <wp:extent cx="5943600" cy="2710815"/>
            <wp:effectExtent l="0" t="0" r="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11" cstate="print"/>
                    <a:stretch>
                      <a:fillRect/>
                    </a:stretch>
                  </pic:blipFill>
                  <pic:spPr>
                    <a:xfrm>
                      <a:off x="0" y="0"/>
                      <a:ext cx="5943600" cy="2710815"/>
                    </a:xfrm>
                    <a:prstGeom prst="rect">
                      <a:avLst/>
                    </a:prstGeom>
                  </pic:spPr>
                </pic:pic>
              </a:graphicData>
            </a:graphic>
          </wp:inline>
        </w:drawing>
      </w:r>
    </w:p>
    <w:p w14:paraId="097C0C45" w14:textId="76EF717B" w:rsidR="00081D4C" w:rsidRDefault="00081D4C" w:rsidP="00B122A1"/>
    <w:p w14:paraId="5AE16149" w14:textId="135E130D" w:rsidR="00081D4C" w:rsidRDefault="00081D4C" w:rsidP="00B122A1">
      <w:r>
        <w:rPr>
          <w:noProof/>
          <w:lang w:eastAsia="en-IN"/>
        </w:rPr>
        <w:drawing>
          <wp:inline distT="0" distB="0" distL="0" distR="0" wp14:anchorId="1B0D91EC" wp14:editId="72A3C70D">
            <wp:extent cx="5943600" cy="2677795"/>
            <wp:effectExtent l="0" t="0" r="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12" cstate="print"/>
                    <a:stretch>
                      <a:fillRect/>
                    </a:stretch>
                  </pic:blipFill>
                  <pic:spPr>
                    <a:xfrm>
                      <a:off x="0" y="0"/>
                      <a:ext cx="5943600" cy="2677795"/>
                    </a:xfrm>
                    <a:prstGeom prst="rect">
                      <a:avLst/>
                    </a:prstGeom>
                  </pic:spPr>
                </pic:pic>
              </a:graphicData>
            </a:graphic>
          </wp:inline>
        </w:drawing>
      </w:r>
    </w:p>
    <w:p w14:paraId="3F3D3BC7" w14:textId="2B2B25EC" w:rsidR="00081D4C" w:rsidRDefault="00081D4C" w:rsidP="00B122A1">
      <w:pPr>
        <w:tabs>
          <w:tab w:val="left" w:pos="1908"/>
        </w:tabs>
      </w:pPr>
      <w:r>
        <w:rPr>
          <w:noProof/>
          <w:lang w:eastAsia="en-IN"/>
        </w:rPr>
        <w:drawing>
          <wp:inline distT="0" distB="0" distL="0" distR="0" wp14:anchorId="686BBEC0" wp14:editId="0881BE18">
            <wp:extent cx="5943600" cy="2670810"/>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13" cstate="print"/>
                    <a:stretch>
                      <a:fillRect/>
                    </a:stretch>
                  </pic:blipFill>
                  <pic:spPr>
                    <a:xfrm>
                      <a:off x="0" y="0"/>
                      <a:ext cx="5943600" cy="2670810"/>
                    </a:xfrm>
                    <a:prstGeom prst="rect">
                      <a:avLst/>
                    </a:prstGeom>
                  </pic:spPr>
                </pic:pic>
              </a:graphicData>
            </a:graphic>
          </wp:inline>
        </w:drawing>
      </w:r>
    </w:p>
    <w:p w14:paraId="315AA667" w14:textId="296A65BB" w:rsidR="00081D4C" w:rsidRDefault="00081D4C" w:rsidP="00B122A1">
      <w:pPr>
        <w:tabs>
          <w:tab w:val="left" w:pos="1908"/>
        </w:tabs>
      </w:pPr>
      <w:r>
        <w:rPr>
          <w:noProof/>
          <w:lang w:eastAsia="en-IN"/>
        </w:rPr>
        <w:lastRenderedPageBreak/>
        <w:drawing>
          <wp:inline distT="0" distB="0" distL="0" distR="0" wp14:anchorId="556A64CF" wp14:editId="6DAA2A1F">
            <wp:extent cx="5943600" cy="2758440"/>
            <wp:effectExtent l="0" t="0" r="0"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14" cstate="print"/>
                    <a:stretch>
                      <a:fillRect/>
                    </a:stretch>
                  </pic:blipFill>
                  <pic:spPr>
                    <a:xfrm>
                      <a:off x="0" y="0"/>
                      <a:ext cx="5943600" cy="2758440"/>
                    </a:xfrm>
                    <a:prstGeom prst="rect">
                      <a:avLst/>
                    </a:prstGeom>
                  </pic:spPr>
                </pic:pic>
              </a:graphicData>
            </a:graphic>
          </wp:inline>
        </w:drawing>
      </w:r>
    </w:p>
    <w:p w14:paraId="096C995F" w14:textId="15FC4736" w:rsidR="00B122A1" w:rsidRPr="00096DE0" w:rsidRDefault="00654820" w:rsidP="00654820">
      <w:pPr>
        <w:tabs>
          <w:tab w:val="left" w:pos="1908"/>
        </w:tabs>
      </w:pPr>
      <w:r>
        <w:rPr>
          <w:noProof/>
          <w:lang w:eastAsia="en-IN"/>
        </w:rPr>
        <w:drawing>
          <wp:inline distT="0" distB="0" distL="0" distR="0" wp14:anchorId="7B6FB0FA" wp14:editId="0DC25C82">
            <wp:extent cx="5859194" cy="2708031"/>
            <wp:effectExtent l="0" t="0" r="8255"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rotWithShape="1">
                    <a:blip r:embed="rId15" cstate="print"/>
                    <a:srcRect t="1" r="1420" b="1940"/>
                    <a:stretch/>
                  </pic:blipFill>
                  <pic:spPr bwMode="auto">
                    <a:xfrm>
                      <a:off x="0" y="0"/>
                      <a:ext cx="5859194" cy="2708031"/>
                    </a:xfrm>
                    <a:prstGeom prst="rect">
                      <a:avLst/>
                    </a:prstGeom>
                    <a:ln>
                      <a:noFill/>
                    </a:ln>
                    <a:extLst>
                      <a:ext uri="{53640926-AAD7-44D8-BBD7-CCE9431645EC}">
                        <a14:shadowObscured xmlns:a14="http://schemas.microsoft.com/office/drawing/2010/main"/>
                      </a:ext>
                    </a:extLst>
                  </pic:spPr>
                </pic:pic>
              </a:graphicData>
            </a:graphic>
          </wp:inline>
        </w:drawing>
      </w:r>
    </w:p>
    <w:p w14:paraId="264496D3" w14:textId="77777777" w:rsidR="0057518C" w:rsidRDefault="0057518C"/>
    <w:p w14:paraId="305AD0CE" w14:textId="77777777" w:rsidR="0057518C" w:rsidRDefault="0057518C"/>
    <w:p w14:paraId="46270AB6" w14:textId="77777777" w:rsidR="005B5FF4" w:rsidRDefault="0057518C">
      <w:r w:rsidRPr="005B5FF4">
        <w:rPr>
          <w:b/>
          <w:bCs/>
          <w:color w:val="4472C4" w:themeColor="accent5"/>
        </w:rPr>
        <w:t>Colour Scheme</w:t>
      </w:r>
      <w:r>
        <w:t xml:space="preserve">: </w:t>
      </w:r>
    </w:p>
    <w:p w14:paraId="5DAD4BF4" w14:textId="278A17B8" w:rsidR="005B5FF4" w:rsidRDefault="005B5FF4">
      <w:r>
        <w:t xml:space="preserve">          Different </w:t>
      </w:r>
      <w:r w:rsidR="009B6578">
        <w:t>colours</w:t>
      </w:r>
      <w:r>
        <w:t xml:space="preserve"> are used in project to make good looking, visible and attractive but in this project</w:t>
      </w:r>
    </w:p>
    <w:p w14:paraId="1C46E50F" w14:textId="77777777" w:rsidR="005B5FF4" w:rsidRDefault="005B5FF4" w:rsidP="005B5FF4">
      <w:r>
        <w:t xml:space="preserve">          I used colours are</w:t>
      </w:r>
    </w:p>
    <w:p w14:paraId="60CB1A70" w14:textId="6F126D9B" w:rsidR="005B5FF4" w:rsidRPr="005B5FF4" w:rsidRDefault="005B5FF4" w:rsidP="00317BE6">
      <w:pPr>
        <w:pStyle w:val="ListParagraph"/>
        <w:numPr>
          <w:ilvl w:val="0"/>
          <w:numId w:val="15"/>
        </w:numPr>
        <w:spacing w:before="240"/>
        <w:rPr>
          <w:color w:val="4472C4" w:themeColor="accent5"/>
        </w:rPr>
      </w:pPr>
      <w:r>
        <w:t xml:space="preserve">Blue </w:t>
      </w:r>
      <w:r w:rsidR="005204A3">
        <w:t>(Blue</w:t>
      </w:r>
      <w:r w:rsidR="005204A3" w:rsidRPr="005204A3">
        <w:t xml:space="preserve"> is also considered to be trustworthy, </w:t>
      </w:r>
      <w:r w:rsidR="009B6578" w:rsidRPr="005204A3">
        <w:t>loyal,</w:t>
      </w:r>
      <w:r w:rsidR="005204A3" w:rsidRPr="005204A3">
        <w:t xml:space="preserve"> and dependable, which is reinforced by the constant large bodies of blue in our lives – the ocean and the </w:t>
      </w:r>
      <w:r w:rsidR="009B6578" w:rsidRPr="005204A3">
        <w:t>sky</w:t>
      </w:r>
      <w:r w:rsidR="009B6578">
        <w:t>)</w:t>
      </w:r>
    </w:p>
    <w:p w14:paraId="6AC21AE5" w14:textId="75CB4416" w:rsidR="005B5FF4" w:rsidRDefault="005B5FF4" w:rsidP="00317BE6">
      <w:pPr>
        <w:pStyle w:val="ListParagraph"/>
        <w:numPr>
          <w:ilvl w:val="0"/>
          <w:numId w:val="15"/>
        </w:numPr>
        <w:spacing w:before="240"/>
      </w:pPr>
      <w:r>
        <w:t xml:space="preserve"> Black</w:t>
      </w:r>
      <w:r w:rsidR="005204A3">
        <w:t xml:space="preserve"> </w:t>
      </w:r>
      <w:r w:rsidR="009B6578">
        <w:t>(The</w:t>
      </w:r>
      <w:r w:rsidR="009B6578" w:rsidRPr="009B6578">
        <w:t xml:space="preserve"> colour black represents strength, seriousness, power, and authority. Black is a formal, elegant, and prestigious colour</w:t>
      </w:r>
      <w:r w:rsidR="009B6578">
        <w:t>)</w:t>
      </w:r>
    </w:p>
    <w:p w14:paraId="0ED0E448" w14:textId="13E0490F" w:rsidR="005B5FF4" w:rsidRDefault="005B5FF4" w:rsidP="00317BE6">
      <w:pPr>
        <w:pStyle w:val="ListParagraph"/>
        <w:numPr>
          <w:ilvl w:val="0"/>
          <w:numId w:val="15"/>
        </w:numPr>
      </w:pPr>
      <w:r>
        <w:t xml:space="preserve">White </w:t>
      </w:r>
      <w:r w:rsidR="009B6578" w:rsidRPr="009B6578">
        <w:t>(Hospitals and hospital workers use white to create a sense of sterility. Some of the positive meanings that white can convey include cleanliness, freshness, and simplicity)</w:t>
      </w:r>
    </w:p>
    <w:p w14:paraId="3ABEE379" w14:textId="5C622DF8" w:rsidR="005B5FF4" w:rsidRDefault="005B5FF4" w:rsidP="00317BE6">
      <w:pPr>
        <w:pStyle w:val="ListParagraph"/>
        <w:numPr>
          <w:ilvl w:val="0"/>
          <w:numId w:val="15"/>
        </w:numPr>
      </w:pPr>
      <w:r>
        <w:t xml:space="preserve"> Green for whole theme</w:t>
      </w:r>
      <w:r w:rsidR="009B6578">
        <w:t xml:space="preserve"> </w:t>
      </w:r>
      <w:r w:rsidR="009B6578" w:rsidRPr="009B6578">
        <w:t>(The green colour is often used to indicate safety in the advertising of drugs and medical products)</w:t>
      </w:r>
    </w:p>
    <w:p w14:paraId="2F35B71F" w14:textId="77777777" w:rsidR="005B5FF4" w:rsidRDefault="005B5FF4" w:rsidP="005B5FF4">
      <w:pPr>
        <w:pStyle w:val="ListParagraph"/>
      </w:pPr>
    </w:p>
    <w:p w14:paraId="338EA5B9" w14:textId="77777777" w:rsidR="005B5FF4" w:rsidRDefault="005B5FF4" w:rsidP="005B5FF4">
      <w:r>
        <w:br w:type="page"/>
      </w:r>
    </w:p>
    <w:p w14:paraId="26E30CCD" w14:textId="04197C88" w:rsidR="00B122A1" w:rsidRPr="002503E5" w:rsidRDefault="00B122A1" w:rsidP="00317BE6">
      <w:pPr>
        <w:pStyle w:val="ListParagraph"/>
        <w:numPr>
          <w:ilvl w:val="0"/>
          <w:numId w:val="15"/>
        </w:numPr>
        <w:rPr>
          <w:color w:val="4472C4" w:themeColor="accent5"/>
        </w:rPr>
      </w:pPr>
      <w:r w:rsidRPr="002503E5">
        <w:rPr>
          <w:color w:val="4472C4" w:themeColor="accent5"/>
        </w:rPr>
        <w:lastRenderedPageBreak/>
        <w:t>Task 5- usability testing</w:t>
      </w:r>
    </w:p>
    <w:p w14:paraId="6F6EE611" w14:textId="73D9A6D4" w:rsidR="00B122A1" w:rsidRDefault="00B122A1" w:rsidP="00B122A1">
      <w:pPr>
        <w:rPr>
          <w:rFonts w:ascii="Calibri" w:hAnsi="Calibri" w:cs="Calibri"/>
          <w:b/>
          <w:color w:val="000000"/>
          <w:sz w:val="20"/>
          <w:szCs w:val="20"/>
        </w:rPr>
      </w:pPr>
    </w:p>
    <w:p w14:paraId="7FE214A3" w14:textId="23B30677" w:rsidR="009F4902" w:rsidRDefault="009F4902" w:rsidP="00B122A1">
      <w:pPr>
        <w:rPr>
          <w:rFonts w:ascii="Calibri" w:hAnsi="Calibri" w:cs="Calibri"/>
          <w:b/>
          <w:color w:val="000000"/>
          <w:sz w:val="20"/>
          <w:szCs w:val="20"/>
        </w:rPr>
      </w:pPr>
      <w:r>
        <w:rPr>
          <w:rFonts w:ascii="Calibri" w:hAnsi="Calibri" w:cs="Calibri"/>
          <w:b/>
          <w:color w:val="000000"/>
          <w:sz w:val="20"/>
          <w:szCs w:val="20"/>
        </w:rPr>
        <w:t>Task list</w:t>
      </w:r>
    </w:p>
    <w:tbl>
      <w:tblPr>
        <w:tblStyle w:val="TableGrid"/>
        <w:tblW w:w="0" w:type="auto"/>
        <w:tblLook w:val="04A0" w:firstRow="1" w:lastRow="0" w:firstColumn="1" w:lastColumn="0" w:noHBand="0" w:noVBand="1"/>
      </w:tblPr>
      <w:tblGrid>
        <w:gridCol w:w="1980"/>
        <w:gridCol w:w="7654"/>
      </w:tblGrid>
      <w:tr w:rsidR="009F4902" w14:paraId="1A1328F5" w14:textId="77777777" w:rsidTr="002503E5">
        <w:tc>
          <w:tcPr>
            <w:tcW w:w="1980" w:type="dxa"/>
          </w:tcPr>
          <w:p w14:paraId="192BD2F4" w14:textId="12076855" w:rsidR="009F4902" w:rsidRPr="002503E5" w:rsidRDefault="009F4902" w:rsidP="00B122A1">
            <w:pPr>
              <w:rPr>
                <w:rFonts w:ascii="Calibri" w:hAnsi="Calibri" w:cs="Calibri"/>
                <w:b/>
                <w:color w:val="4472C4" w:themeColor="accent5"/>
                <w:sz w:val="20"/>
                <w:szCs w:val="20"/>
              </w:rPr>
            </w:pPr>
            <w:r w:rsidRPr="002503E5">
              <w:rPr>
                <w:rFonts w:ascii="Calibri" w:hAnsi="Calibri" w:cs="Calibri"/>
                <w:b/>
                <w:color w:val="4472C4" w:themeColor="accent5"/>
                <w:sz w:val="20"/>
                <w:szCs w:val="20"/>
              </w:rPr>
              <w:t xml:space="preserve">Task </w:t>
            </w:r>
            <w:r w:rsidR="002503E5" w:rsidRPr="002503E5">
              <w:rPr>
                <w:rFonts w:ascii="Calibri" w:hAnsi="Calibri" w:cs="Calibri"/>
                <w:b/>
                <w:color w:val="4472C4" w:themeColor="accent5"/>
                <w:sz w:val="20"/>
                <w:szCs w:val="20"/>
              </w:rPr>
              <w:t>list</w:t>
            </w:r>
          </w:p>
        </w:tc>
        <w:tc>
          <w:tcPr>
            <w:tcW w:w="7654" w:type="dxa"/>
          </w:tcPr>
          <w:p w14:paraId="41489F46" w14:textId="1FAD2CE4" w:rsidR="009F4902" w:rsidRPr="002503E5" w:rsidRDefault="009F4902" w:rsidP="00B122A1">
            <w:pPr>
              <w:rPr>
                <w:rFonts w:ascii="Calibri" w:hAnsi="Calibri" w:cs="Calibri"/>
                <w:b/>
                <w:color w:val="4472C4" w:themeColor="accent5"/>
                <w:sz w:val="20"/>
                <w:szCs w:val="20"/>
              </w:rPr>
            </w:pPr>
            <w:r w:rsidRPr="002503E5">
              <w:rPr>
                <w:rFonts w:ascii="Calibri" w:hAnsi="Calibri" w:cs="Calibri"/>
                <w:b/>
                <w:color w:val="4472C4" w:themeColor="accent5"/>
                <w:sz w:val="20"/>
                <w:szCs w:val="20"/>
              </w:rPr>
              <w:t>Objectives</w:t>
            </w:r>
          </w:p>
        </w:tc>
      </w:tr>
      <w:tr w:rsidR="009F4902" w14:paraId="2E5F0EC4" w14:textId="77777777" w:rsidTr="002503E5">
        <w:tc>
          <w:tcPr>
            <w:tcW w:w="1980" w:type="dxa"/>
          </w:tcPr>
          <w:p w14:paraId="6C170163" w14:textId="5BDF9769" w:rsidR="009F4902" w:rsidRPr="002503E5" w:rsidRDefault="009F4902" w:rsidP="00B122A1">
            <w:pPr>
              <w:rPr>
                <w:rFonts w:ascii="Calibri" w:hAnsi="Calibri" w:cs="Calibri"/>
                <w:bCs/>
                <w:color w:val="000000"/>
                <w:sz w:val="20"/>
                <w:szCs w:val="20"/>
              </w:rPr>
            </w:pPr>
            <w:r w:rsidRPr="002503E5">
              <w:rPr>
                <w:rFonts w:ascii="Calibri" w:hAnsi="Calibri" w:cs="Calibri"/>
                <w:bCs/>
                <w:color w:val="000000"/>
                <w:sz w:val="20"/>
                <w:szCs w:val="20"/>
              </w:rPr>
              <w:t>Task 1</w:t>
            </w:r>
          </w:p>
        </w:tc>
        <w:tc>
          <w:tcPr>
            <w:tcW w:w="7654" w:type="dxa"/>
          </w:tcPr>
          <w:p w14:paraId="499D309F" w14:textId="27B6BED5" w:rsidR="009F4902" w:rsidRPr="002503E5" w:rsidRDefault="009F4902" w:rsidP="00B122A1">
            <w:pPr>
              <w:rPr>
                <w:rFonts w:ascii="Calibri" w:hAnsi="Calibri" w:cs="Calibri"/>
                <w:bCs/>
                <w:color w:val="000000"/>
                <w:sz w:val="20"/>
                <w:szCs w:val="20"/>
              </w:rPr>
            </w:pPr>
            <w:r w:rsidRPr="002503E5">
              <w:rPr>
                <w:rFonts w:ascii="Calibri" w:hAnsi="Calibri" w:cs="Calibri"/>
                <w:bCs/>
                <w:color w:val="000000"/>
                <w:sz w:val="20"/>
                <w:szCs w:val="20"/>
              </w:rPr>
              <w:t>User are required to sign up and login using the login details</w:t>
            </w:r>
          </w:p>
        </w:tc>
      </w:tr>
      <w:tr w:rsidR="009F4902" w14:paraId="1E111776" w14:textId="77777777" w:rsidTr="002503E5">
        <w:tc>
          <w:tcPr>
            <w:tcW w:w="1980" w:type="dxa"/>
          </w:tcPr>
          <w:p w14:paraId="0FC6483A" w14:textId="2A4BC154" w:rsidR="009F4902" w:rsidRPr="002503E5" w:rsidRDefault="009F4902" w:rsidP="00B122A1">
            <w:pPr>
              <w:rPr>
                <w:rFonts w:ascii="Calibri" w:hAnsi="Calibri" w:cs="Calibri"/>
                <w:bCs/>
                <w:color w:val="000000"/>
                <w:sz w:val="20"/>
                <w:szCs w:val="20"/>
              </w:rPr>
            </w:pPr>
            <w:r w:rsidRPr="002503E5">
              <w:rPr>
                <w:rFonts w:ascii="Calibri" w:hAnsi="Calibri" w:cs="Calibri"/>
                <w:bCs/>
                <w:color w:val="000000"/>
                <w:sz w:val="20"/>
                <w:szCs w:val="20"/>
              </w:rPr>
              <w:t>Task 2</w:t>
            </w:r>
          </w:p>
        </w:tc>
        <w:tc>
          <w:tcPr>
            <w:tcW w:w="7654" w:type="dxa"/>
          </w:tcPr>
          <w:p w14:paraId="44CD9670" w14:textId="561DA1B8" w:rsidR="009F4902" w:rsidRPr="002503E5" w:rsidRDefault="009F4902" w:rsidP="00B122A1">
            <w:pPr>
              <w:rPr>
                <w:rFonts w:ascii="Calibri" w:hAnsi="Calibri" w:cs="Calibri"/>
                <w:bCs/>
                <w:color w:val="000000"/>
                <w:sz w:val="20"/>
                <w:szCs w:val="20"/>
              </w:rPr>
            </w:pPr>
            <w:r w:rsidRPr="002503E5">
              <w:rPr>
                <w:rFonts w:ascii="Calibri" w:hAnsi="Calibri" w:cs="Calibri"/>
                <w:bCs/>
                <w:color w:val="000000"/>
                <w:sz w:val="20"/>
                <w:szCs w:val="20"/>
              </w:rPr>
              <w:t xml:space="preserve"> Create an appointment </w:t>
            </w:r>
          </w:p>
        </w:tc>
      </w:tr>
      <w:tr w:rsidR="009F4902" w14:paraId="12B44B78" w14:textId="77777777" w:rsidTr="002503E5">
        <w:tc>
          <w:tcPr>
            <w:tcW w:w="1980" w:type="dxa"/>
          </w:tcPr>
          <w:p w14:paraId="4C585628" w14:textId="32C37CBA" w:rsidR="009F4902" w:rsidRPr="002503E5" w:rsidRDefault="009F4902" w:rsidP="00B122A1">
            <w:pPr>
              <w:rPr>
                <w:rFonts w:ascii="Calibri" w:hAnsi="Calibri" w:cs="Calibri"/>
                <w:bCs/>
                <w:color w:val="000000"/>
                <w:sz w:val="20"/>
                <w:szCs w:val="20"/>
              </w:rPr>
            </w:pPr>
            <w:r w:rsidRPr="002503E5">
              <w:rPr>
                <w:rFonts w:ascii="Calibri" w:hAnsi="Calibri" w:cs="Calibri"/>
                <w:bCs/>
                <w:color w:val="000000"/>
                <w:sz w:val="20"/>
                <w:szCs w:val="20"/>
              </w:rPr>
              <w:t>Task 3</w:t>
            </w:r>
          </w:p>
        </w:tc>
        <w:tc>
          <w:tcPr>
            <w:tcW w:w="7654" w:type="dxa"/>
          </w:tcPr>
          <w:p w14:paraId="73EE2953" w14:textId="2155B4F2" w:rsidR="009F4902" w:rsidRPr="002503E5" w:rsidRDefault="009F4902" w:rsidP="00B122A1">
            <w:pPr>
              <w:rPr>
                <w:rFonts w:ascii="Calibri" w:hAnsi="Calibri" w:cs="Calibri"/>
                <w:bCs/>
                <w:color w:val="000000"/>
                <w:sz w:val="20"/>
                <w:szCs w:val="20"/>
              </w:rPr>
            </w:pPr>
            <w:r w:rsidRPr="002503E5">
              <w:rPr>
                <w:rFonts w:ascii="Calibri" w:hAnsi="Calibri" w:cs="Calibri"/>
                <w:bCs/>
                <w:color w:val="000000"/>
                <w:sz w:val="20"/>
                <w:szCs w:val="20"/>
              </w:rPr>
              <w:t xml:space="preserve">Cancel appointment </w:t>
            </w:r>
          </w:p>
        </w:tc>
      </w:tr>
      <w:tr w:rsidR="009F4902" w14:paraId="61455CE7" w14:textId="77777777" w:rsidTr="002503E5">
        <w:tc>
          <w:tcPr>
            <w:tcW w:w="1980" w:type="dxa"/>
          </w:tcPr>
          <w:p w14:paraId="4C068CF8" w14:textId="24C1C5AB" w:rsidR="009F4902" w:rsidRDefault="009F4902" w:rsidP="00B122A1">
            <w:pPr>
              <w:rPr>
                <w:rFonts w:ascii="Calibri" w:hAnsi="Calibri" w:cs="Calibri"/>
                <w:b/>
                <w:color w:val="000000"/>
                <w:sz w:val="20"/>
                <w:szCs w:val="20"/>
              </w:rPr>
            </w:pPr>
          </w:p>
        </w:tc>
        <w:tc>
          <w:tcPr>
            <w:tcW w:w="7654" w:type="dxa"/>
          </w:tcPr>
          <w:p w14:paraId="325AD25F" w14:textId="77777777" w:rsidR="009F4902" w:rsidRDefault="009F4902" w:rsidP="00B122A1">
            <w:pPr>
              <w:rPr>
                <w:rFonts w:ascii="Calibri" w:hAnsi="Calibri" w:cs="Calibri"/>
                <w:b/>
                <w:color w:val="000000"/>
                <w:sz w:val="20"/>
                <w:szCs w:val="20"/>
              </w:rPr>
            </w:pPr>
          </w:p>
        </w:tc>
      </w:tr>
    </w:tbl>
    <w:p w14:paraId="0C7D12F7" w14:textId="0432DFC9" w:rsidR="00B122A1" w:rsidRDefault="00B122A1" w:rsidP="00B122A1">
      <w:pPr>
        <w:rPr>
          <w:rFonts w:ascii="Calibri" w:hAnsi="Calibri" w:cs="Calibri"/>
          <w:b/>
          <w:color w:val="000000"/>
          <w:sz w:val="20"/>
          <w:szCs w:val="20"/>
        </w:rPr>
      </w:pPr>
    </w:p>
    <w:p w14:paraId="2EBFE322" w14:textId="77777777" w:rsidR="009F4902" w:rsidRDefault="009F4902" w:rsidP="00B122A1">
      <w:pPr>
        <w:rPr>
          <w:rFonts w:ascii="Calibri" w:hAnsi="Calibri" w:cs="Calibri"/>
          <w:b/>
          <w:color w:val="000000"/>
          <w:sz w:val="20"/>
          <w:szCs w:val="20"/>
        </w:rPr>
      </w:pPr>
    </w:p>
    <w:tbl>
      <w:tblPr>
        <w:tblStyle w:val="TableGrid"/>
        <w:tblW w:w="9738" w:type="dxa"/>
        <w:tblLook w:val="04A0" w:firstRow="1" w:lastRow="0" w:firstColumn="1" w:lastColumn="0" w:noHBand="0" w:noVBand="1"/>
      </w:tblPr>
      <w:tblGrid>
        <w:gridCol w:w="1623"/>
        <w:gridCol w:w="1623"/>
        <w:gridCol w:w="1623"/>
        <w:gridCol w:w="1623"/>
        <w:gridCol w:w="1623"/>
        <w:gridCol w:w="1623"/>
      </w:tblGrid>
      <w:tr w:rsidR="00CD4259" w14:paraId="5C672CD0" w14:textId="77777777" w:rsidTr="00111E05">
        <w:trPr>
          <w:trHeight w:val="1256"/>
        </w:trPr>
        <w:tc>
          <w:tcPr>
            <w:tcW w:w="1623" w:type="dxa"/>
          </w:tcPr>
          <w:p w14:paraId="354D39B7" w14:textId="77777777" w:rsidR="00CD4259" w:rsidRPr="002503E5" w:rsidRDefault="00CD4259" w:rsidP="00CD4259">
            <w:pPr>
              <w:rPr>
                <w:rFonts w:ascii="Calibri" w:hAnsi="Calibri" w:cs="Calibri"/>
                <w:b/>
                <w:color w:val="4472C4" w:themeColor="accent5"/>
                <w:sz w:val="20"/>
                <w:szCs w:val="20"/>
              </w:rPr>
            </w:pPr>
            <w:r w:rsidRPr="002503E5">
              <w:rPr>
                <w:rFonts w:ascii="Calibri" w:hAnsi="Calibri" w:cs="Calibri"/>
                <w:b/>
                <w:color w:val="4472C4" w:themeColor="accent5"/>
                <w:sz w:val="20"/>
                <w:szCs w:val="20"/>
              </w:rPr>
              <w:t>User #</w:t>
            </w:r>
          </w:p>
        </w:tc>
        <w:tc>
          <w:tcPr>
            <w:tcW w:w="1623" w:type="dxa"/>
          </w:tcPr>
          <w:p w14:paraId="0B20D291" w14:textId="77777777" w:rsidR="00CD4259" w:rsidRPr="002503E5" w:rsidRDefault="00CD4259" w:rsidP="00CD4259">
            <w:pPr>
              <w:rPr>
                <w:rFonts w:ascii="Calibri" w:hAnsi="Calibri" w:cs="Calibri"/>
                <w:b/>
                <w:color w:val="4472C4" w:themeColor="accent5"/>
                <w:sz w:val="20"/>
                <w:szCs w:val="20"/>
              </w:rPr>
            </w:pPr>
            <w:r w:rsidRPr="002503E5">
              <w:rPr>
                <w:rFonts w:ascii="Calibri" w:hAnsi="Calibri" w:cs="Calibri"/>
                <w:b/>
                <w:color w:val="4472C4" w:themeColor="accent5"/>
                <w:sz w:val="20"/>
                <w:szCs w:val="20"/>
              </w:rPr>
              <w:t>User</w:t>
            </w:r>
          </w:p>
          <w:p w14:paraId="6EABECDB" w14:textId="22AA26AE" w:rsidR="00CD4259" w:rsidRPr="002503E5" w:rsidRDefault="00CD4259" w:rsidP="00CD4259">
            <w:pPr>
              <w:rPr>
                <w:rFonts w:ascii="Calibri" w:hAnsi="Calibri" w:cs="Calibri"/>
                <w:b/>
                <w:color w:val="4472C4" w:themeColor="accent5"/>
                <w:sz w:val="20"/>
                <w:szCs w:val="20"/>
              </w:rPr>
            </w:pPr>
            <w:r w:rsidRPr="002503E5">
              <w:rPr>
                <w:rFonts w:ascii="Calibri" w:hAnsi="Calibri" w:cs="Calibri"/>
                <w:b/>
                <w:color w:val="4472C4" w:themeColor="accent5"/>
                <w:sz w:val="20"/>
                <w:szCs w:val="20"/>
              </w:rPr>
              <w:t>Description</w:t>
            </w:r>
          </w:p>
        </w:tc>
        <w:tc>
          <w:tcPr>
            <w:tcW w:w="1623" w:type="dxa"/>
          </w:tcPr>
          <w:p w14:paraId="54AA836B" w14:textId="3F38BA73" w:rsidR="00CD4259" w:rsidRPr="002503E5" w:rsidRDefault="00CD4259" w:rsidP="00CD4259">
            <w:pPr>
              <w:rPr>
                <w:rFonts w:ascii="Calibri" w:hAnsi="Calibri" w:cs="Calibri"/>
                <w:b/>
                <w:color w:val="4472C4" w:themeColor="accent5"/>
                <w:sz w:val="20"/>
                <w:szCs w:val="20"/>
              </w:rPr>
            </w:pPr>
            <w:r w:rsidRPr="002503E5">
              <w:rPr>
                <w:rFonts w:ascii="Calibri" w:hAnsi="Calibri" w:cs="Calibri"/>
                <w:b/>
                <w:color w:val="4472C4" w:themeColor="accent5"/>
                <w:sz w:val="20"/>
                <w:szCs w:val="20"/>
              </w:rPr>
              <w:t>Task 1</w:t>
            </w:r>
          </w:p>
        </w:tc>
        <w:tc>
          <w:tcPr>
            <w:tcW w:w="1623" w:type="dxa"/>
          </w:tcPr>
          <w:p w14:paraId="2C80956F" w14:textId="6BB3EBBF" w:rsidR="00CD4259" w:rsidRPr="002503E5" w:rsidRDefault="00CD4259" w:rsidP="00CD4259">
            <w:pPr>
              <w:rPr>
                <w:rFonts w:ascii="Calibri" w:hAnsi="Calibri" w:cs="Calibri"/>
                <w:b/>
                <w:color w:val="4472C4" w:themeColor="accent5"/>
                <w:sz w:val="20"/>
                <w:szCs w:val="20"/>
              </w:rPr>
            </w:pPr>
            <w:r w:rsidRPr="002503E5">
              <w:rPr>
                <w:rFonts w:ascii="Calibri" w:hAnsi="Calibri" w:cs="Calibri"/>
                <w:b/>
                <w:color w:val="4472C4" w:themeColor="accent5"/>
                <w:sz w:val="20"/>
                <w:szCs w:val="20"/>
              </w:rPr>
              <w:t>Task 2</w:t>
            </w:r>
          </w:p>
        </w:tc>
        <w:tc>
          <w:tcPr>
            <w:tcW w:w="1623" w:type="dxa"/>
          </w:tcPr>
          <w:p w14:paraId="5F1E8651" w14:textId="5DB753AE" w:rsidR="00CD4259" w:rsidRPr="002503E5" w:rsidRDefault="00CD4259" w:rsidP="00CD4259">
            <w:pPr>
              <w:rPr>
                <w:rFonts w:ascii="Calibri" w:hAnsi="Calibri" w:cs="Calibri"/>
                <w:color w:val="4472C4" w:themeColor="accent5"/>
                <w:sz w:val="20"/>
                <w:szCs w:val="20"/>
              </w:rPr>
            </w:pPr>
            <w:r w:rsidRPr="002503E5">
              <w:rPr>
                <w:rFonts w:ascii="Calibri" w:hAnsi="Calibri" w:cs="Calibri"/>
                <w:b/>
                <w:color w:val="4472C4" w:themeColor="accent5"/>
                <w:sz w:val="20"/>
                <w:szCs w:val="20"/>
              </w:rPr>
              <w:t>Task 3</w:t>
            </w:r>
          </w:p>
        </w:tc>
        <w:tc>
          <w:tcPr>
            <w:tcW w:w="1623" w:type="dxa"/>
          </w:tcPr>
          <w:p w14:paraId="3113B72E" w14:textId="435A21C1" w:rsidR="00CD4259" w:rsidRPr="002503E5" w:rsidRDefault="00CD4259" w:rsidP="00CD4259">
            <w:pPr>
              <w:rPr>
                <w:rFonts w:ascii="Calibri" w:hAnsi="Calibri" w:cs="Calibri"/>
                <w:b/>
                <w:color w:val="4472C4" w:themeColor="accent5"/>
                <w:sz w:val="20"/>
                <w:szCs w:val="20"/>
              </w:rPr>
            </w:pPr>
            <w:r w:rsidRPr="002503E5">
              <w:rPr>
                <w:rFonts w:ascii="Calibri" w:hAnsi="Calibri" w:cs="Calibri"/>
                <w:b/>
                <w:color w:val="4472C4" w:themeColor="accent5"/>
                <w:sz w:val="20"/>
                <w:szCs w:val="20"/>
              </w:rPr>
              <w:t>Comment</w:t>
            </w:r>
          </w:p>
        </w:tc>
      </w:tr>
      <w:tr w:rsidR="00CD4259" w14:paraId="52E26B6A" w14:textId="77777777" w:rsidTr="00111E05">
        <w:trPr>
          <w:trHeight w:val="246"/>
        </w:trPr>
        <w:tc>
          <w:tcPr>
            <w:tcW w:w="1623" w:type="dxa"/>
          </w:tcPr>
          <w:p w14:paraId="7D2EFDE0" w14:textId="5520147D" w:rsidR="00CD4259" w:rsidRPr="00973F41" w:rsidRDefault="00CD4259" w:rsidP="00CD4259">
            <w:pPr>
              <w:rPr>
                <w:rFonts w:ascii="Calibri" w:hAnsi="Calibri" w:cs="Calibri"/>
                <w:color w:val="000000"/>
                <w:sz w:val="20"/>
                <w:szCs w:val="20"/>
              </w:rPr>
            </w:pPr>
            <w:r>
              <w:rPr>
                <w:rFonts w:ascii="Calibri" w:hAnsi="Calibri" w:cs="Calibri"/>
                <w:color w:val="000000"/>
                <w:sz w:val="20"/>
                <w:szCs w:val="20"/>
              </w:rPr>
              <w:t>User 1</w:t>
            </w:r>
          </w:p>
        </w:tc>
        <w:tc>
          <w:tcPr>
            <w:tcW w:w="1623" w:type="dxa"/>
          </w:tcPr>
          <w:p w14:paraId="5841A469" w14:textId="77777777" w:rsidR="00CD4259" w:rsidRDefault="00CD4259" w:rsidP="00CD4259">
            <w:pPr>
              <w:rPr>
                <w:rFonts w:ascii="Calibri" w:hAnsi="Calibri" w:cs="Calibri"/>
                <w:color w:val="000000"/>
                <w:sz w:val="20"/>
                <w:szCs w:val="20"/>
              </w:rPr>
            </w:pPr>
            <w:r>
              <w:rPr>
                <w:rFonts w:ascii="Calibri" w:hAnsi="Calibri" w:cs="Calibri"/>
                <w:color w:val="000000"/>
                <w:sz w:val="20"/>
                <w:szCs w:val="20"/>
              </w:rPr>
              <w:t>20 Years old</w:t>
            </w:r>
          </w:p>
          <w:p w14:paraId="551F9682" w14:textId="77777777" w:rsidR="00CD4259" w:rsidRDefault="00CD4259" w:rsidP="00CD4259">
            <w:pPr>
              <w:rPr>
                <w:rFonts w:ascii="Calibri" w:hAnsi="Calibri" w:cs="Calibri"/>
                <w:color w:val="000000"/>
                <w:sz w:val="20"/>
                <w:szCs w:val="20"/>
              </w:rPr>
            </w:pPr>
            <w:r>
              <w:rPr>
                <w:rFonts w:ascii="Calibri" w:hAnsi="Calibri" w:cs="Calibri"/>
                <w:color w:val="000000"/>
                <w:sz w:val="20"/>
                <w:szCs w:val="20"/>
              </w:rPr>
              <w:t>Female</w:t>
            </w:r>
          </w:p>
          <w:p w14:paraId="16065168" w14:textId="0C0F86FA" w:rsidR="00CD4259" w:rsidRDefault="00CD4259" w:rsidP="00CD4259">
            <w:pPr>
              <w:rPr>
                <w:rFonts w:ascii="Calibri" w:hAnsi="Calibri" w:cs="Calibri"/>
                <w:color w:val="000000"/>
                <w:sz w:val="20"/>
                <w:szCs w:val="20"/>
              </w:rPr>
            </w:pPr>
            <w:r>
              <w:rPr>
                <w:rFonts w:ascii="Calibri" w:hAnsi="Calibri" w:cs="Calibri"/>
                <w:color w:val="000000"/>
                <w:sz w:val="20"/>
                <w:szCs w:val="20"/>
              </w:rPr>
              <w:t>Student</w:t>
            </w:r>
          </w:p>
          <w:p w14:paraId="0D094003" w14:textId="77777777" w:rsidR="00CD4259" w:rsidRDefault="00CD4259" w:rsidP="00CD4259">
            <w:pPr>
              <w:rPr>
                <w:rFonts w:ascii="Calibri" w:hAnsi="Calibri" w:cs="Calibri"/>
                <w:color w:val="000000"/>
                <w:sz w:val="20"/>
                <w:szCs w:val="20"/>
              </w:rPr>
            </w:pPr>
            <w:r>
              <w:rPr>
                <w:rFonts w:ascii="Calibri" w:hAnsi="Calibri" w:cs="Calibri"/>
                <w:color w:val="000000"/>
                <w:sz w:val="20"/>
                <w:szCs w:val="20"/>
              </w:rPr>
              <w:t>Income Low</w:t>
            </w:r>
          </w:p>
          <w:p w14:paraId="0ECE842C" w14:textId="6F0A2D97" w:rsidR="00CD4259" w:rsidRPr="00973F41" w:rsidRDefault="00CD4259" w:rsidP="00CD4259">
            <w:pPr>
              <w:rPr>
                <w:rFonts w:ascii="Calibri" w:hAnsi="Calibri" w:cs="Calibri"/>
                <w:color w:val="000000"/>
                <w:sz w:val="20"/>
                <w:szCs w:val="20"/>
              </w:rPr>
            </w:pPr>
            <w:r>
              <w:rPr>
                <w:rFonts w:ascii="Calibri" w:hAnsi="Calibri" w:cs="Calibri"/>
                <w:color w:val="000000"/>
                <w:sz w:val="20"/>
                <w:szCs w:val="20"/>
              </w:rPr>
              <w:t>Farmer</w:t>
            </w:r>
          </w:p>
        </w:tc>
        <w:tc>
          <w:tcPr>
            <w:tcW w:w="1623" w:type="dxa"/>
          </w:tcPr>
          <w:p w14:paraId="53667E53" w14:textId="77777777" w:rsidR="00CD4259" w:rsidRDefault="00CD4259" w:rsidP="00CD4259">
            <w:pPr>
              <w:rPr>
                <w:rFonts w:ascii="Calibri" w:hAnsi="Calibri" w:cs="Calibri"/>
                <w:color w:val="000000"/>
                <w:sz w:val="20"/>
                <w:szCs w:val="20"/>
              </w:rPr>
            </w:pPr>
            <w:r>
              <w:rPr>
                <w:rFonts w:ascii="Calibri" w:hAnsi="Calibri" w:cs="Calibri"/>
                <w:color w:val="000000"/>
                <w:sz w:val="20"/>
                <w:szCs w:val="20"/>
              </w:rPr>
              <w:t xml:space="preserve">Completed </w:t>
            </w:r>
          </w:p>
          <w:p w14:paraId="23B140F6" w14:textId="05DEB721" w:rsidR="00CD4259" w:rsidRPr="00973F41" w:rsidRDefault="00CD4259" w:rsidP="00CD4259">
            <w:pPr>
              <w:rPr>
                <w:rFonts w:ascii="Calibri" w:hAnsi="Calibri" w:cs="Calibri"/>
                <w:color w:val="000000"/>
                <w:sz w:val="20"/>
                <w:szCs w:val="20"/>
              </w:rPr>
            </w:pPr>
            <w:r>
              <w:rPr>
                <w:rFonts w:ascii="Calibri" w:hAnsi="Calibri" w:cs="Calibri"/>
                <w:color w:val="000000"/>
                <w:sz w:val="20"/>
                <w:szCs w:val="20"/>
              </w:rPr>
              <w:t>Successfully</w:t>
            </w:r>
          </w:p>
        </w:tc>
        <w:tc>
          <w:tcPr>
            <w:tcW w:w="1623" w:type="dxa"/>
          </w:tcPr>
          <w:p w14:paraId="7EDA3F2E" w14:textId="77777777" w:rsidR="00CD4259" w:rsidRDefault="00CD4259" w:rsidP="00CD4259">
            <w:pPr>
              <w:rPr>
                <w:rFonts w:ascii="Calibri" w:hAnsi="Calibri" w:cs="Calibri"/>
                <w:color w:val="000000"/>
                <w:sz w:val="20"/>
                <w:szCs w:val="20"/>
              </w:rPr>
            </w:pPr>
            <w:r>
              <w:rPr>
                <w:rFonts w:ascii="Calibri" w:hAnsi="Calibri" w:cs="Calibri"/>
                <w:color w:val="000000"/>
                <w:sz w:val="20"/>
                <w:szCs w:val="20"/>
              </w:rPr>
              <w:t xml:space="preserve">Completed </w:t>
            </w:r>
          </w:p>
          <w:p w14:paraId="6215E0F3" w14:textId="15B6B88E" w:rsidR="00CD4259" w:rsidRPr="00973F41" w:rsidRDefault="00CD4259" w:rsidP="00CD4259">
            <w:pPr>
              <w:rPr>
                <w:rFonts w:ascii="Calibri" w:hAnsi="Calibri" w:cs="Calibri"/>
                <w:color w:val="000000"/>
                <w:sz w:val="20"/>
                <w:szCs w:val="20"/>
              </w:rPr>
            </w:pPr>
            <w:r>
              <w:rPr>
                <w:rFonts w:ascii="Calibri" w:hAnsi="Calibri" w:cs="Calibri"/>
                <w:color w:val="000000"/>
                <w:sz w:val="20"/>
                <w:szCs w:val="20"/>
              </w:rPr>
              <w:t>Successfully</w:t>
            </w:r>
          </w:p>
        </w:tc>
        <w:tc>
          <w:tcPr>
            <w:tcW w:w="1623" w:type="dxa"/>
          </w:tcPr>
          <w:p w14:paraId="10CCFB8F" w14:textId="77777777" w:rsidR="00CD4259" w:rsidRDefault="00CD4259" w:rsidP="00CD4259">
            <w:pPr>
              <w:rPr>
                <w:rFonts w:ascii="Calibri" w:hAnsi="Calibri" w:cs="Calibri"/>
                <w:color w:val="000000"/>
                <w:sz w:val="20"/>
                <w:szCs w:val="20"/>
              </w:rPr>
            </w:pPr>
            <w:r>
              <w:rPr>
                <w:rFonts w:ascii="Calibri" w:hAnsi="Calibri" w:cs="Calibri"/>
                <w:color w:val="000000"/>
                <w:sz w:val="20"/>
                <w:szCs w:val="20"/>
              </w:rPr>
              <w:t xml:space="preserve">Completed </w:t>
            </w:r>
          </w:p>
          <w:p w14:paraId="7C63C455" w14:textId="22DB5453" w:rsidR="00CD4259" w:rsidRPr="00973F41" w:rsidRDefault="00CD4259" w:rsidP="00CD4259">
            <w:pPr>
              <w:rPr>
                <w:rFonts w:ascii="Calibri" w:hAnsi="Calibri" w:cs="Calibri"/>
                <w:color w:val="000000"/>
                <w:sz w:val="20"/>
                <w:szCs w:val="20"/>
              </w:rPr>
            </w:pPr>
            <w:r>
              <w:rPr>
                <w:rFonts w:ascii="Calibri" w:hAnsi="Calibri" w:cs="Calibri"/>
                <w:color w:val="000000"/>
                <w:sz w:val="20"/>
                <w:szCs w:val="20"/>
              </w:rPr>
              <w:t>Successfully</w:t>
            </w:r>
          </w:p>
        </w:tc>
        <w:tc>
          <w:tcPr>
            <w:tcW w:w="1623" w:type="dxa"/>
          </w:tcPr>
          <w:p w14:paraId="1A6FECF6" w14:textId="51E8682A" w:rsidR="00CD4259" w:rsidRPr="00973F41" w:rsidRDefault="00CD4259" w:rsidP="00CD4259">
            <w:pPr>
              <w:rPr>
                <w:rFonts w:ascii="Calibri" w:hAnsi="Calibri" w:cs="Calibri"/>
                <w:color w:val="000000"/>
                <w:sz w:val="20"/>
                <w:szCs w:val="20"/>
              </w:rPr>
            </w:pPr>
            <w:r>
              <w:rPr>
                <w:rFonts w:ascii="Calibri" w:hAnsi="Calibri" w:cs="Calibri"/>
                <w:color w:val="000000"/>
                <w:sz w:val="20"/>
                <w:szCs w:val="20"/>
              </w:rPr>
              <w:t xml:space="preserve">User </w:t>
            </w:r>
            <w:r w:rsidR="000A5984">
              <w:rPr>
                <w:rFonts w:ascii="Calibri" w:hAnsi="Calibri" w:cs="Calibri"/>
                <w:color w:val="000000"/>
                <w:sz w:val="20"/>
                <w:szCs w:val="20"/>
              </w:rPr>
              <w:t>is intelligent and she did it easily</w:t>
            </w:r>
          </w:p>
        </w:tc>
      </w:tr>
      <w:tr w:rsidR="00CD4259" w14:paraId="0F7925A5" w14:textId="77777777" w:rsidTr="00111E05">
        <w:trPr>
          <w:trHeight w:val="246"/>
        </w:trPr>
        <w:tc>
          <w:tcPr>
            <w:tcW w:w="1623" w:type="dxa"/>
          </w:tcPr>
          <w:p w14:paraId="533F9760" w14:textId="4AC9E895" w:rsidR="00CD4259" w:rsidRPr="00973F41" w:rsidRDefault="00CD4259" w:rsidP="00CD4259">
            <w:pPr>
              <w:rPr>
                <w:rFonts w:ascii="Calibri" w:hAnsi="Calibri" w:cs="Calibri"/>
                <w:color w:val="000000"/>
                <w:sz w:val="20"/>
                <w:szCs w:val="20"/>
              </w:rPr>
            </w:pPr>
            <w:r>
              <w:rPr>
                <w:rFonts w:ascii="Calibri" w:hAnsi="Calibri" w:cs="Calibri"/>
                <w:color w:val="000000"/>
                <w:sz w:val="20"/>
                <w:szCs w:val="20"/>
              </w:rPr>
              <w:t>User 2</w:t>
            </w:r>
          </w:p>
        </w:tc>
        <w:tc>
          <w:tcPr>
            <w:tcW w:w="1623" w:type="dxa"/>
          </w:tcPr>
          <w:p w14:paraId="6B399972" w14:textId="77777777" w:rsidR="00CD4259" w:rsidRDefault="000A5984" w:rsidP="00CD4259">
            <w:pPr>
              <w:rPr>
                <w:rFonts w:ascii="Calibri" w:hAnsi="Calibri" w:cs="Calibri"/>
                <w:color w:val="000000"/>
                <w:sz w:val="20"/>
                <w:szCs w:val="20"/>
              </w:rPr>
            </w:pPr>
            <w:r>
              <w:rPr>
                <w:rFonts w:ascii="Calibri" w:hAnsi="Calibri" w:cs="Calibri"/>
                <w:color w:val="000000"/>
                <w:sz w:val="20"/>
                <w:szCs w:val="20"/>
              </w:rPr>
              <w:t>72 years old</w:t>
            </w:r>
          </w:p>
          <w:p w14:paraId="1544F259" w14:textId="79139A3F" w:rsidR="000A5984" w:rsidRDefault="000A5984" w:rsidP="00CD4259">
            <w:pPr>
              <w:rPr>
                <w:rFonts w:ascii="Calibri" w:hAnsi="Calibri" w:cs="Calibri"/>
                <w:color w:val="000000"/>
                <w:sz w:val="20"/>
                <w:szCs w:val="20"/>
              </w:rPr>
            </w:pPr>
            <w:r>
              <w:rPr>
                <w:rFonts w:ascii="Calibri" w:hAnsi="Calibri" w:cs="Calibri"/>
                <w:color w:val="000000"/>
                <w:sz w:val="20"/>
                <w:szCs w:val="20"/>
              </w:rPr>
              <w:t>Male</w:t>
            </w:r>
          </w:p>
          <w:p w14:paraId="5C4CD30E" w14:textId="46F31021" w:rsidR="000A5984" w:rsidRDefault="000A5984" w:rsidP="00CD4259">
            <w:pPr>
              <w:rPr>
                <w:rFonts w:ascii="Calibri" w:hAnsi="Calibri" w:cs="Calibri"/>
                <w:color w:val="000000"/>
                <w:sz w:val="20"/>
                <w:szCs w:val="20"/>
              </w:rPr>
            </w:pPr>
            <w:r>
              <w:rPr>
                <w:rFonts w:ascii="Calibri" w:hAnsi="Calibri" w:cs="Calibri"/>
                <w:color w:val="000000"/>
                <w:sz w:val="20"/>
                <w:szCs w:val="20"/>
              </w:rPr>
              <w:t>Retired</w:t>
            </w:r>
          </w:p>
          <w:p w14:paraId="0D444B1B" w14:textId="3876E381" w:rsidR="000A5984" w:rsidRDefault="000A5984" w:rsidP="00CD4259">
            <w:pPr>
              <w:rPr>
                <w:rFonts w:ascii="Calibri" w:hAnsi="Calibri" w:cs="Calibri"/>
                <w:color w:val="000000"/>
                <w:sz w:val="20"/>
                <w:szCs w:val="20"/>
              </w:rPr>
            </w:pPr>
            <w:r>
              <w:rPr>
                <w:rFonts w:ascii="Calibri" w:hAnsi="Calibri" w:cs="Calibri"/>
                <w:color w:val="000000"/>
                <w:sz w:val="20"/>
                <w:szCs w:val="20"/>
              </w:rPr>
              <w:t>Income low</w:t>
            </w:r>
          </w:p>
          <w:p w14:paraId="6F87C0CD" w14:textId="7A93A595" w:rsidR="000A5984" w:rsidRDefault="000A5984" w:rsidP="00CD4259">
            <w:pPr>
              <w:rPr>
                <w:rFonts w:ascii="Calibri" w:hAnsi="Calibri" w:cs="Calibri"/>
                <w:color w:val="000000"/>
                <w:sz w:val="20"/>
                <w:szCs w:val="20"/>
              </w:rPr>
            </w:pPr>
            <w:r>
              <w:rPr>
                <w:rFonts w:ascii="Calibri" w:hAnsi="Calibri" w:cs="Calibri"/>
                <w:color w:val="000000"/>
                <w:sz w:val="20"/>
                <w:szCs w:val="20"/>
              </w:rPr>
              <w:t>pensioner</w:t>
            </w:r>
          </w:p>
          <w:p w14:paraId="499F1DDC" w14:textId="60F34415" w:rsidR="000A5984" w:rsidRPr="00973F41" w:rsidRDefault="000A5984" w:rsidP="00CD4259">
            <w:pPr>
              <w:rPr>
                <w:rFonts w:ascii="Calibri" w:hAnsi="Calibri" w:cs="Calibri"/>
                <w:color w:val="000000"/>
                <w:sz w:val="20"/>
                <w:szCs w:val="20"/>
              </w:rPr>
            </w:pPr>
          </w:p>
        </w:tc>
        <w:tc>
          <w:tcPr>
            <w:tcW w:w="1623" w:type="dxa"/>
          </w:tcPr>
          <w:p w14:paraId="78494E8B" w14:textId="1259D8E3" w:rsidR="00CD4259" w:rsidRPr="00973F41" w:rsidRDefault="00541956" w:rsidP="00CD4259">
            <w:pPr>
              <w:rPr>
                <w:rFonts w:ascii="Calibri" w:hAnsi="Calibri" w:cs="Calibri"/>
                <w:color w:val="000000"/>
                <w:sz w:val="20"/>
                <w:szCs w:val="20"/>
              </w:rPr>
            </w:pPr>
            <w:r>
              <w:rPr>
                <w:rFonts w:ascii="Calibri" w:hAnsi="Calibri" w:cs="Calibri"/>
                <w:color w:val="000000"/>
                <w:sz w:val="20"/>
                <w:szCs w:val="20"/>
              </w:rPr>
              <w:t>Partially completed</w:t>
            </w:r>
          </w:p>
        </w:tc>
        <w:tc>
          <w:tcPr>
            <w:tcW w:w="1623" w:type="dxa"/>
          </w:tcPr>
          <w:p w14:paraId="2F573198" w14:textId="3B89C859" w:rsidR="00CD4259" w:rsidRPr="00973F41" w:rsidRDefault="000A5984" w:rsidP="00CD4259">
            <w:pPr>
              <w:rPr>
                <w:rFonts w:ascii="Calibri" w:hAnsi="Calibri" w:cs="Calibri"/>
                <w:color w:val="000000"/>
                <w:sz w:val="20"/>
                <w:szCs w:val="20"/>
              </w:rPr>
            </w:pPr>
            <w:r>
              <w:rPr>
                <w:rFonts w:ascii="Calibri" w:hAnsi="Calibri" w:cs="Calibri"/>
                <w:color w:val="000000"/>
                <w:sz w:val="20"/>
                <w:szCs w:val="20"/>
              </w:rPr>
              <w:t xml:space="preserve">Difficult to book but finally completed </w:t>
            </w:r>
          </w:p>
        </w:tc>
        <w:tc>
          <w:tcPr>
            <w:tcW w:w="1623" w:type="dxa"/>
          </w:tcPr>
          <w:p w14:paraId="3D510D20" w14:textId="77777777" w:rsidR="00CD4259" w:rsidRDefault="00CD4259" w:rsidP="00CD4259">
            <w:pPr>
              <w:rPr>
                <w:rFonts w:ascii="Calibri" w:hAnsi="Calibri" w:cs="Calibri"/>
                <w:color w:val="000000"/>
                <w:sz w:val="20"/>
                <w:szCs w:val="20"/>
              </w:rPr>
            </w:pPr>
            <w:r>
              <w:rPr>
                <w:rFonts w:ascii="Calibri" w:hAnsi="Calibri" w:cs="Calibri"/>
                <w:color w:val="000000"/>
                <w:sz w:val="20"/>
                <w:szCs w:val="20"/>
              </w:rPr>
              <w:t xml:space="preserve">Completed </w:t>
            </w:r>
          </w:p>
          <w:p w14:paraId="3F165AE0" w14:textId="69715ACA" w:rsidR="00CD4259" w:rsidRPr="00973F41" w:rsidRDefault="00CD4259" w:rsidP="00CD4259">
            <w:pPr>
              <w:rPr>
                <w:rFonts w:ascii="Calibri" w:hAnsi="Calibri" w:cs="Calibri"/>
                <w:color w:val="000000"/>
                <w:sz w:val="20"/>
                <w:szCs w:val="20"/>
              </w:rPr>
            </w:pPr>
            <w:r>
              <w:rPr>
                <w:rFonts w:ascii="Calibri" w:hAnsi="Calibri" w:cs="Calibri"/>
                <w:color w:val="000000"/>
                <w:sz w:val="20"/>
                <w:szCs w:val="20"/>
              </w:rPr>
              <w:t>Successfully</w:t>
            </w:r>
          </w:p>
        </w:tc>
        <w:tc>
          <w:tcPr>
            <w:tcW w:w="1623" w:type="dxa"/>
          </w:tcPr>
          <w:p w14:paraId="57A9283A" w14:textId="399D801D" w:rsidR="00CD4259" w:rsidRPr="00973F41" w:rsidRDefault="000A5984" w:rsidP="00CD4259">
            <w:pPr>
              <w:rPr>
                <w:rFonts w:ascii="Calibri" w:hAnsi="Calibri" w:cs="Calibri"/>
                <w:color w:val="000000"/>
                <w:sz w:val="20"/>
                <w:szCs w:val="20"/>
              </w:rPr>
            </w:pPr>
            <w:r>
              <w:rPr>
                <w:rFonts w:ascii="Calibri" w:hAnsi="Calibri" w:cs="Calibri"/>
                <w:color w:val="000000"/>
                <w:sz w:val="20"/>
                <w:szCs w:val="20"/>
              </w:rPr>
              <w:t>Click here button Not functioning because user said font is small</w:t>
            </w:r>
          </w:p>
        </w:tc>
      </w:tr>
      <w:tr w:rsidR="00CD4259" w14:paraId="7CC9EA2F" w14:textId="77777777" w:rsidTr="00111E05">
        <w:trPr>
          <w:trHeight w:val="246"/>
        </w:trPr>
        <w:tc>
          <w:tcPr>
            <w:tcW w:w="1623" w:type="dxa"/>
          </w:tcPr>
          <w:p w14:paraId="35A5E5FC" w14:textId="028C6BC0" w:rsidR="00CD4259" w:rsidRPr="00973F41" w:rsidRDefault="00CD4259" w:rsidP="00CD4259">
            <w:pPr>
              <w:rPr>
                <w:rFonts w:ascii="Calibri" w:hAnsi="Calibri" w:cs="Calibri"/>
                <w:color w:val="000000"/>
                <w:sz w:val="20"/>
                <w:szCs w:val="20"/>
              </w:rPr>
            </w:pPr>
            <w:r>
              <w:rPr>
                <w:rFonts w:ascii="Calibri" w:hAnsi="Calibri" w:cs="Calibri"/>
                <w:color w:val="000000"/>
                <w:sz w:val="20"/>
                <w:szCs w:val="20"/>
              </w:rPr>
              <w:t>User 3</w:t>
            </w:r>
          </w:p>
        </w:tc>
        <w:tc>
          <w:tcPr>
            <w:tcW w:w="1623" w:type="dxa"/>
          </w:tcPr>
          <w:p w14:paraId="41FD12E3" w14:textId="77777777" w:rsidR="00CD4259" w:rsidRDefault="000A5984" w:rsidP="00CD4259">
            <w:pPr>
              <w:rPr>
                <w:rFonts w:ascii="Calibri" w:hAnsi="Calibri" w:cs="Calibri"/>
                <w:color w:val="000000"/>
                <w:sz w:val="20"/>
                <w:szCs w:val="20"/>
              </w:rPr>
            </w:pPr>
            <w:r>
              <w:rPr>
                <w:rFonts w:ascii="Calibri" w:hAnsi="Calibri" w:cs="Calibri"/>
                <w:color w:val="000000"/>
                <w:sz w:val="20"/>
                <w:szCs w:val="20"/>
              </w:rPr>
              <w:t>43 years old</w:t>
            </w:r>
          </w:p>
          <w:p w14:paraId="7DB0CBA4" w14:textId="33D6510F" w:rsidR="000A5984" w:rsidRDefault="002503E5" w:rsidP="00CD4259">
            <w:pPr>
              <w:rPr>
                <w:rFonts w:ascii="Calibri" w:hAnsi="Calibri" w:cs="Calibri"/>
                <w:color w:val="000000"/>
                <w:sz w:val="20"/>
                <w:szCs w:val="20"/>
              </w:rPr>
            </w:pPr>
            <w:r>
              <w:rPr>
                <w:rFonts w:ascii="Calibri" w:hAnsi="Calibri" w:cs="Calibri"/>
                <w:color w:val="000000"/>
                <w:sz w:val="20"/>
                <w:szCs w:val="20"/>
              </w:rPr>
              <w:t>Female</w:t>
            </w:r>
          </w:p>
          <w:p w14:paraId="17665F48" w14:textId="450C8986" w:rsidR="002503E5" w:rsidRDefault="002503E5" w:rsidP="00CD4259">
            <w:pPr>
              <w:rPr>
                <w:rFonts w:ascii="Calibri" w:hAnsi="Calibri" w:cs="Calibri"/>
                <w:color w:val="000000"/>
                <w:sz w:val="20"/>
                <w:szCs w:val="20"/>
              </w:rPr>
            </w:pPr>
            <w:r>
              <w:rPr>
                <w:rFonts w:ascii="Calibri" w:hAnsi="Calibri" w:cs="Calibri"/>
                <w:color w:val="000000"/>
                <w:sz w:val="20"/>
                <w:szCs w:val="20"/>
              </w:rPr>
              <w:t>Cashier</w:t>
            </w:r>
          </w:p>
          <w:p w14:paraId="52117DA2" w14:textId="77777777" w:rsidR="002503E5" w:rsidRDefault="002503E5" w:rsidP="00CD4259">
            <w:pPr>
              <w:rPr>
                <w:rFonts w:ascii="Calibri" w:hAnsi="Calibri" w:cs="Calibri"/>
                <w:color w:val="000000"/>
                <w:sz w:val="20"/>
                <w:szCs w:val="20"/>
              </w:rPr>
            </w:pPr>
            <w:r>
              <w:rPr>
                <w:rFonts w:ascii="Calibri" w:hAnsi="Calibri" w:cs="Calibri"/>
                <w:color w:val="000000"/>
                <w:sz w:val="20"/>
                <w:szCs w:val="20"/>
              </w:rPr>
              <w:t>Income good</w:t>
            </w:r>
          </w:p>
          <w:p w14:paraId="3874D37B" w14:textId="12963010" w:rsidR="002503E5" w:rsidRPr="00973F41" w:rsidRDefault="002503E5" w:rsidP="00CD4259">
            <w:pPr>
              <w:rPr>
                <w:rFonts w:ascii="Calibri" w:hAnsi="Calibri" w:cs="Calibri"/>
                <w:color w:val="000000"/>
                <w:sz w:val="20"/>
                <w:szCs w:val="20"/>
              </w:rPr>
            </w:pPr>
            <w:r>
              <w:rPr>
                <w:rFonts w:ascii="Calibri" w:hAnsi="Calibri" w:cs="Calibri"/>
                <w:color w:val="000000"/>
                <w:sz w:val="20"/>
                <w:szCs w:val="20"/>
              </w:rPr>
              <w:t>bank</w:t>
            </w:r>
          </w:p>
        </w:tc>
        <w:tc>
          <w:tcPr>
            <w:tcW w:w="1623" w:type="dxa"/>
          </w:tcPr>
          <w:p w14:paraId="74E1F4D7" w14:textId="55AE8A23" w:rsidR="00CD4259" w:rsidRPr="00973F41" w:rsidRDefault="00D46764" w:rsidP="00CD4259">
            <w:pPr>
              <w:rPr>
                <w:rFonts w:ascii="Calibri" w:hAnsi="Calibri" w:cs="Calibri"/>
                <w:color w:val="000000"/>
                <w:sz w:val="20"/>
                <w:szCs w:val="20"/>
              </w:rPr>
            </w:pPr>
            <w:r>
              <w:rPr>
                <w:rFonts w:ascii="Calibri" w:hAnsi="Calibri" w:cs="Calibri"/>
                <w:color w:val="000000"/>
                <w:sz w:val="20"/>
                <w:szCs w:val="20"/>
              </w:rPr>
              <w:t>Completed</w:t>
            </w:r>
          </w:p>
        </w:tc>
        <w:tc>
          <w:tcPr>
            <w:tcW w:w="1623" w:type="dxa"/>
          </w:tcPr>
          <w:p w14:paraId="6D802A4C" w14:textId="77777777" w:rsidR="00CD4259" w:rsidRDefault="00CD4259" w:rsidP="00CD4259">
            <w:pPr>
              <w:rPr>
                <w:rFonts w:ascii="Calibri" w:hAnsi="Calibri" w:cs="Calibri"/>
                <w:color w:val="000000"/>
                <w:sz w:val="20"/>
                <w:szCs w:val="20"/>
              </w:rPr>
            </w:pPr>
            <w:r>
              <w:rPr>
                <w:rFonts w:ascii="Calibri" w:hAnsi="Calibri" w:cs="Calibri"/>
                <w:color w:val="000000"/>
                <w:sz w:val="20"/>
                <w:szCs w:val="20"/>
              </w:rPr>
              <w:t xml:space="preserve">Completed </w:t>
            </w:r>
          </w:p>
          <w:p w14:paraId="1B7AD02C" w14:textId="68E38CEF" w:rsidR="00CD4259" w:rsidRPr="00973F41" w:rsidRDefault="00CD4259" w:rsidP="00CD4259">
            <w:pPr>
              <w:rPr>
                <w:rFonts w:ascii="Calibri" w:hAnsi="Calibri" w:cs="Calibri"/>
                <w:color w:val="000000"/>
                <w:sz w:val="20"/>
                <w:szCs w:val="20"/>
              </w:rPr>
            </w:pPr>
            <w:r>
              <w:rPr>
                <w:rFonts w:ascii="Calibri" w:hAnsi="Calibri" w:cs="Calibri"/>
                <w:color w:val="000000"/>
                <w:sz w:val="20"/>
                <w:szCs w:val="20"/>
              </w:rPr>
              <w:t>Successfully</w:t>
            </w:r>
          </w:p>
        </w:tc>
        <w:tc>
          <w:tcPr>
            <w:tcW w:w="1623" w:type="dxa"/>
          </w:tcPr>
          <w:p w14:paraId="45AAB1FD" w14:textId="77777777" w:rsidR="00CD4259" w:rsidRDefault="00CD4259" w:rsidP="00CD4259">
            <w:pPr>
              <w:rPr>
                <w:rFonts w:ascii="Calibri" w:hAnsi="Calibri" w:cs="Calibri"/>
                <w:color w:val="000000"/>
                <w:sz w:val="20"/>
                <w:szCs w:val="20"/>
              </w:rPr>
            </w:pPr>
            <w:r>
              <w:rPr>
                <w:rFonts w:ascii="Calibri" w:hAnsi="Calibri" w:cs="Calibri"/>
                <w:color w:val="000000"/>
                <w:sz w:val="20"/>
                <w:szCs w:val="20"/>
              </w:rPr>
              <w:t xml:space="preserve">Completed </w:t>
            </w:r>
          </w:p>
          <w:p w14:paraId="5190E965" w14:textId="407B15C5" w:rsidR="00CD4259" w:rsidRPr="00973F41" w:rsidRDefault="00CD4259" w:rsidP="00CD4259">
            <w:pPr>
              <w:rPr>
                <w:rFonts w:ascii="Calibri" w:hAnsi="Calibri" w:cs="Calibri"/>
                <w:color w:val="000000"/>
                <w:sz w:val="20"/>
                <w:szCs w:val="20"/>
              </w:rPr>
            </w:pPr>
            <w:r>
              <w:rPr>
                <w:rFonts w:ascii="Calibri" w:hAnsi="Calibri" w:cs="Calibri"/>
                <w:color w:val="000000"/>
                <w:sz w:val="20"/>
                <w:szCs w:val="20"/>
              </w:rPr>
              <w:t>Successfully</w:t>
            </w:r>
          </w:p>
        </w:tc>
        <w:tc>
          <w:tcPr>
            <w:tcW w:w="1623" w:type="dxa"/>
          </w:tcPr>
          <w:p w14:paraId="3F56B77C" w14:textId="77777777" w:rsidR="00CD4259" w:rsidRPr="00973F41" w:rsidRDefault="00CD4259" w:rsidP="00CD4259">
            <w:pPr>
              <w:rPr>
                <w:rFonts w:ascii="Calibri" w:hAnsi="Calibri" w:cs="Calibri"/>
                <w:color w:val="000000"/>
                <w:sz w:val="20"/>
                <w:szCs w:val="20"/>
              </w:rPr>
            </w:pPr>
            <w:r w:rsidRPr="00973F41">
              <w:rPr>
                <w:rFonts w:ascii="Calibri" w:hAnsi="Calibri" w:cs="Calibri"/>
                <w:color w:val="000000"/>
                <w:sz w:val="20"/>
                <w:szCs w:val="20"/>
              </w:rPr>
              <w:t>all modules are as expected</w:t>
            </w:r>
          </w:p>
        </w:tc>
      </w:tr>
    </w:tbl>
    <w:p w14:paraId="6929FA9E" w14:textId="77777777" w:rsidR="00B122A1" w:rsidRPr="004B10DE" w:rsidRDefault="00B122A1" w:rsidP="00B122A1">
      <w:pPr>
        <w:rPr>
          <w:rFonts w:ascii="Calibri" w:hAnsi="Calibri" w:cs="Calibri"/>
          <w:b/>
          <w:color w:val="000000"/>
          <w:sz w:val="20"/>
          <w:szCs w:val="20"/>
        </w:rPr>
      </w:pPr>
    </w:p>
    <w:p w14:paraId="0A806ED2" w14:textId="77777777" w:rsidR="00B122A1" w:rsidRDefault="00B122A1" w:rsidP="00B122A1">
      <w:pPr>
        <w:rPr>
          <w:b/>
          <w:lang w:val="en-NZ"/>
        </w:rPr>
      </w:pPr>
      <w:r>
        <w:rPr>
          <w:b/>
          <w:lang w:val="en-NZ"/>
        </w:rPr>
        <w:br w:type="page"/>
      </w:r>
    </w:p>
    <w:p w14:paraId="7C282595" w14:textId="77777777" w:rsidR="00124E21" w:rsidRDefault="00124E21" w:rsidP="00124E21">
      <w:pPr>
        <w:jc w:val="center"/>
        <w:rPr>
          <w:b/>
          <w:lang w:val="en-NZ"/>
        </w:rPr>
      </w:pPr>
      <w:r w:rsidRPr="009A5E8E">
        <w:rPr>
          <w:b/>
          <w:lang w:val="en-NZ"/>
        </w:rPr>
        <w:lastRenderedPageBreak/>
        <w:t>Task 6 - Meet with your client</w:t>
      </w:r>
    </w:p>
    <w:p w14:paraId="2B36C748" w14:textId="77777777" w:rsidR="00124E21" w:rsidRPr="00EB28BB" w:rsidRDefault="00124E21" w:rsidP="00124E21">
      <w:pPr>
        <w:autoSpaceDE w:val="0"/>
        <w:autoSpaceDN w:val="0"/>
        <w:adjustRightInd w:val="0"/>
        <w:spacing w:after="0" w:line="240" w:lineRule="auto"/>
        <w:jc w:val="both"/>
        <w:rPr>
          <w:rFonts w:ascii="Calibri" w:hAnsi="Calibri" w:cs="Calibri"/>
          <w:b/>
          <w:color w:val="4472C4" w:themeColor="accent5"/>
          <w:sz w:val="20"/>
          <w:szCs w:val="20"/>
        </w:rPr>
      </w:pPr>
      <w:r w:rsidRPr="00EB28BB">
        <w:rPr>
          <w:rFonts w:ascii="Calibri" w:hAnsi="Calibri" w:cs="Calibri"/>
          <w:b/>
          <w:color w:val="4472C4" w:themeColor="accent5"/>
          <w:sz w:val="20"/>
          <w:szCs w:val="20"/>
        </w:rPr>
        <w:t>Client Meeting:</w:t>
      </w:r>
    </w:p>
    <w:p w14:paraId="6F87DC43" w14:textId="77777777" w:rsidR="00124E21" w:rsidRDefault="00124E21" w:rsidP="00124E21">
      <w:pPr>
        <w:autoSpaceDE w:val="0"/>
        <w:autoSpaceDN w:val="0"/>
        <w:adjustRightInd w:val="0"/>
        <w:spacing w:after="0" w:line="240" w:lineRule="auto"/>
        <w:jc w:val="both"/>
        <w:rPr>
          <w:rFonts w:ascii="Calibri" w:hAnsi="Calibri" w:cs="Calibri"/>
          <w:b/>
          <w:color w:val="000000"/>
          <w:sz w:val="20"/>
          <w:szCs w:val="20"/>
        </w:rPr>
      </w:pPr>
    </w:p>
    <w:tbl>
      <w:tblPr>
        <w:tblStyle w:val="TableGrid"/>
        <w:tblW w:w="9219" w:type="dxa"/>
        <w:tblLook w:val="04A0" w:firstRow="1" w:lastRow="0" w:firstColumn="1" w:lastColumn="0" w:noHBand="0" w:noVBand="1"/>
      </w:tblPr>
      <w:tblGrid>
        <w:gridCol w:w="9219"/>
      </w:tblGrid>
      <w:tr w:rsidR="00124E21" w14:paraId="5D7F0D6C" w14:textId="77777777" w:rsidTr="00111E05">
        <w:trPr>
          <w:trHeight w:val="647"/>
        </w:trPr>
        <w:tc>
          <w:tcPr>
            <w:tcW w:w="9219" w:type="dxa"/>
          </w:tcPr>
          <w:p w14:paraId="4A19DEA4" w14:textId="77777777" w:rsidR="00124E21" w:rsidRPr="006035FA" w:rsidRDefault="00124E21" w:rsidP="00111E05">
            <w:pPr>
              <w:autoSpaceDE w:val="0"/>
              <w:autoSpaceDN w:val="0"/>
              <w:adjustRightInd w:val="0"/>
              <w:jc w:val="center"/>
              <w:rPr>
                <w:rFonts w:ascii="Calibri" w:hAnsi="Calibri" w:cs="Calibri"/>
                <w:b/>
                <w:color w:val="000000" w:themeColor="text1"/>
                <w:sz w:val="20"/>
                <w:szCs w:val="20"/>
              </w:rPr>
            </w:pPr>
            <w:r w:rsidRPr="00EB28BB">
              <w:rPr>
                <w:rFonts w:ascii="Calibri" w:hAnsi="Calibri" w:cs="Calibri"/>
                <w:b/>
                <w:color w:val="4472C4" w:themeColor="accent5"/>
                <w:sz w:val="20"/>
                <w:szCs w:val="20"/>
              </w:rPr>
              <w:t>Meeting Details</w:t>
            </w:r>
          </w:p>
        </w:tc>
      </w:tr>
      <w:tr w:rsidR="00124E21" w14:paraId="6E2C248B" w14:textId="77777777" w:rsidTr="00111E05">
        <w:trPr>
          <w:trHeight w:val="647"/>
        </w:trPr>
        <w:tc>
          <w:tcPr>
            <w:tcW w:w="9219" w:type="dxa"/>
          </w:tcPr>
          <w:p w14:paraId="6E32CBE3" w14:textId="77777777" w:rsidR="00124E21" w:rsidRDefault="00124E21" w:rsidP="00124E21">
            <w:pPr>
              <w:pStyle w:val="ListParagraph"/>
              <w:numPr>
                <w:ilvl w:val="0"/>
                <w:numId w:val="1"/>
              </w:num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 xml:space="preserve">Date and time:  </w:t>
            </w:r>
            <w:r w:rsidRPr="002503E5">
              <w:rPr>
                <w:rFonts w:ascii="Calibri" w:hAnsi="Calibri" w:cs="Calibri"/>
                <w:bCs/>
                <w:color w:val="000000"/>
                <w:sz w:val="20"/>
                <w:szCs w:val="20"/>
              </w:rPr>
              <w:t>26-Oct-2021</w:t>
            </w:r>
          </w:p>
          <w:p w14:paraId="2DC4B3A2" w14:textId="7A0C43CE" w:rsidR="00124E21" w:rsidRPr="00A3177F" w:rsidRDefault="00124E21" w:rsidP="00124E21">
            <w:pPr>
              <w:pStyle w:val="ListParagraph"/>
              <w:numPr>
                <w:ilvl w:val="0"/>
                <w:numId w:val="1"/>
              </w:num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 xml:space="preserve">Location: </w:t>
            </w:r>
            <w:r w:rsidR="002503E5" w:rsidRPr="002503E5">
              <w:rPr>
                <w:rFonts w:ascii="Calibri" w:hAnsi="Calibri" w:cs="Calibri"/>
                <w:bCs/>
                <w:color w:val="000000"/>
                <w:sz w:val="20"/>
                <w:szCs w:val="20"/>
              </w:rPr>
              <w:t>New Zealand</w:t>
            </w:r>
          </w:p>
        </w:tc>
      </w:tr>
      <w:tr w:rsidR="00124E21" w14:paraId="6A4F0470" w14:textId="77777777" w:rsidTr="00111E05">
        <w:trPr>
          <w:trHeight w:val="679"/>
        </w:trPr>
        <w:tc>
          <w:tcPr>
            <w:tcW w:w="9219" w:type="dxa"/>
          </w:tcPr>
          <w:p w14:paraId="2E82C868" w14:textId="6BF069D1" w:rsidR="00124E21" w:rsidRDefault="00124E21" w:rsidP="00111E05">
            <w:p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 xml:space="preserve">Attendees: </w:t>
            </w:r>
            <w:r w:rsidRPr="002503E5">
              <w:rPr>
                <w:rFonts w:ascii="Calibri" w:hAnsi="Calibri" w:cs="Calibri"/>
                <w:bCs/>
                <w:color w:val="000000"/>
                <w:sz w:val="20"/>
                <w:szCs w:val="20"/>
              </w:rPr>
              <w:t>Bhupinder and Inderj</w:t>
            </w:r>
            <w:r w:rsidR="002503E5">
              <w:rPr>
                <w:rFonts w:ascii="Calibri" w:hAnsi="Calibri" w:cs="Calibri"/>
                <w:bCs/>
                <w:color w:val="000000"/>
                <w:sz w:val="20"/>
                <w:szCs w:val="20"/>
              </w:rPr>
              <w:t>eet Singh Sidhu</w:t>
            </w:r>
          </w:p>
        </w:tc>
      </w:tr>
      <w:tr w:rsidR="00124E21" w14:paraId="269597B5" w14:textId="77777777" w:rsidTr="00111E05">
        <w:trPr>
          <w:trHeight w:val="647"/>
        </w:trPr>
        <w:tc>
          <w:tcPr>
            <w:tcW w:w="9219" w:type="dxa"/>
          </w:tcPr>
          <w:p w14:paraId="746A218A" w14:textId="77777777" w:rsidR="00124E21" w:rsidRDefault="00124E21" w:rsidP="00111E05">
            <w:p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 xml:space="preserve">Agenda: </w:t>
            </w:r>
            <w:r w:rsidRPr="00EB28BB">
              <w:rPr>
                <w:rFonts w:ascii="Calibri" w:hAnsi="Calibri" w:cs="Calibri"/>
                <w:bCs/>
                <w:color w:val="000000"/>
                <w:sz w:val="20"/>
                <w:szCs w:val="20"/>
              </w:rPr>
              <w:t>Discussion of Software of Medicare System</w:t>
            </w:r>
          </w:p>
        </w:tc>
      </w:tr>
      <w:tr w:rsidR="00124E21" w14:paraId="47F311EA" w14:textId="77777777" w:rsidTr="00111E05">
        <w:trPr>
          <w:trHeight w:val="647"/>
        </w:trPr>
        <w:tc>
          <w:tcPr>
            <w:tcW w:w="9219" w:type="dxa"/>
          </w:tcPr>
          <w:p w14:paraId="53E9B5DF" w14:textId="77777777" w:rsidR="00124E21" w:rsidRDefault="00124E21" w:rsidP="00111E05">
            <w:p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 xml:space="preserve">Discussion (Important Points): </w:t>
            </w:r>
            <w:r w:rsidRPr="00EB28BB">
              <w:rPr>
                <w:rFonts w:ascii="Calibri" w:hAnsi="Calibri" w:cs="Calibri"/>
                <w:bCs/>
                <w:color w:val="000000"/>
                <w:sz w:val="20"/>
                <w:szCs w:val="20"/>
              </w:rPr>
              <w:t>Written on this document sheet regarding the requirements of the software</w:t>
            </w:r>
            <w:r>
              <w:rPr>
                <w:rFonts w:ascii="Calibri" w:hAnsi="Calibri" w:cs="Calibri"/>
                <w:b/>
                <w:color w:val="000000"/>
                <w:sz w:val="20"/>
                <w:szCs w:val="20"/>
              </w:rPr>
              <w:t>.</w:t>
            </w:r>
          </w:p>
        </w:tc>
      </w:tr>
      <w:tr w:rsidR="00124E21" w14:paraId="38E4AF6F" w14:textId="77777777" w:rsidTr="00111E05">
        <w:trPr>
          <w:trHeight w:val="647"/>
        </w:trPr>
        <w:tc>
          <w:tcPr>
            <w:tcW w:w="9219" w:type="dxa"/>
          </w:tcPr>
          <w:p w14:paraId="5303190B" w14:textId="361508C8" w:rsidR="00124E21" w:rsidRDefault="00124E21" w:rsidP="00111E05">
            <w:p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 xml:space="preserve">My To Dos (Actions): </w:t>
            </w:r>
            <w:r w:rsidR="006C2EF8" w:rsidRPr="00EB28BB">
              <w:rPr>
                <w:rFonts w:ascii="Calibri" w:hAnsi="Calibri" w:cs="Calibri"/>
                <w:bCs/>
                <w:color w:val="000000"/>
                <w:sz w:val="20"/>
                <w:szCs w:val="20"/>
              </w:rPr>
              <w:t>Firstly,</w:t>
            </w:r>
            <w:r w:rsidRPr="00EB28BB">
              <w:rPr>
                <w:rFonts w:ascii="Calibri" w:hAnsi="Calibri" w:cs="Calibri"/>
                <w:bCs/>
                <w:color w:val="000000"/>
                <w:sz w:val="20"/>
                <w:szCs w:val="20"/>
              </w:rPr>
              <w:t xml:space="preserve"> I </w:t>
            </w:r>
            <w:r w:rsidR="00EB28BB" w:rsidRPr="00EB28BB">
              <w:rPr>
                <w:rFonts w:ascii="Calibri" w:hAnsi="Calibri" w:cs="Calibri"/>
                <w:bCs/>
                <w:color w:val="000000"/>
                <w:sz w:val="20"/>
                <w:szCs w:val="20"/>
              </w:rPr>
              <w:t>must</w:t>
            </w:r>
            <w:r w:rsidRPr="00EB28BB">
              <w:rPr>
                <w:rFonts w:ascii="Calibri" w:hAnsi="Calibri" w:cs="Calibri"/>
                <w:bCs/>
                <w:color w:val="000000"/>
                <w:sz w:val="20"/>
                <w:szCs w:val="20"/>
              </w:rPr>
              <w:t xml:space="preserve"> make the </w:t>
            </w:r>
            <w:r w:rsidR="006C2EF8" w:rsidRPr="00EB28BB">
              <w:rPr>
                <w:rFonts w:ascii="Calibri" w:hAnsi="Calibri" w:cs="Calibri"/>
                <w:bCs/>
                <w:color w:val="000000"/>
                <w:sz w:val="20"/>
                <w:szCs w:val="20"/>
              </w:rPr>
              <w:t>mock-ups</w:t>
            </w:r>
            <w:r w:rsidRPr="00EB28BB">
              <w:rPr>
                <w:rFonts w:ascii="Calibri" w:hAnsi="Calibri" w:cs="Calibri"/>
                <w:bCs/>
                <w:color w:val="000000"/>
                <w:sz w:val="20"/>
                <w:szCs w:val="20"/>
              </w:rPr>
              <w:t xml:space="preserve"> of the application. Then Starting the application after the next meeting.</w:t>
            </w:r>
          </w:p>
        </w:tc>
      </w:tr>
      <w:tr w:rsidR="00124E21" w14:paraId="687E3E15" w14:textId="77777777" w:rsidTr="00111E05">
        <w:trPr>
          <w:trHeight w:val="647"/>
        </w:trPr>
        <w:tc>
          <w:tcPr>
            <w:tcW w:w="9219" w:type="dxa"/>
          </w:tcPr>
          <w:p w14:paraId="382B1981" w14:textId="5A600F0D" w:rsidR="00124E21" w:rsidRDefault="00124E21" w:rsidP="00111E05">
            <w:p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 xml:space="preserve">Questions requiring Follow- Up: </w:t>
            </w:r>
            <w:r w:rsidRPr="00EB28BB">
              <w:rPr>
                <w:rFonts w:ascii="Calibri" w:hAnsi="Calibri" w:cs="Calibri"/>
                <w:bCs/>
                <w:color w:val="000000"/>
                <w:sz w:val="20"/>
                <w:szCs w:val="20"/>
              </w:rPr>
              <w:t xml:space="preserve">Discussion of the </w:t>
            </w:r>
            <w:r w:rsidR="00EB28BB" w:rsidRPr="00EB28BB">
              <w:rPr>
                <w:rFonts w:ascii="Calibri" w:hAnsi="Calibri" w:cs="Calibri"/>
                <w:bCs/>
                <w:color w:val="000000"/>
                <w:sz w:val="20"/>
                <w:szCs w:val="20"/>
              </w:rPr>
              <w:t>mock-ups</w:t>
            </w:r>
          </w:p>
        </w:tc>
      </w:tr>
      <w:tr w:rsidR="00124E21" w14:paraId="519E9367" w14:textId="77777777" w:rsidTr="00111E05">
        <w:trPr>
          <w:trHeight w:val="647"/>
        </w:trPr>
        <w:tc>
          <w:tcPr>
            <w:tcW w:w="9219" w:type="dxa"/>
          </w:tcPr>
          <w:p w14:paraId="4E208BC3" w14:textId="77777777" w:rsidR="00124E21" w:rsidRDefault="00124E21" w:rsidP="00111E05">
            <w:p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 xml:space="preserve">Comments: </w:t>
            </w:r>
            <w:r w:rsidRPr="00EB28BB">
              <w:rPr>
                <w:rFonts w:ascii="Calibri" w:hAnsi="Calibri" w:cs="Calibri"/>
                <w:bCs/>
                <w:color w:val="000000"/>
                <w:sz w:val="20"/>
                <w:szCs w:val="20"/>
              </w:rPr>
              <w:t>Bhupinder is good person and he described regarding software very wisely.</w:t>
            </w:r>
          </w:p>
        </w:tc>
      </w:tr>
      <w:tr w:rsidR="00124E21" w14:paraId="4F364FAE" w14:textId="77777777" w:rsidTr="00111E05">
        <w:trPr>
          <w:trHeight w:val="647"/>
        </w:trPr>
        <w:tc>
          <w:tcPr>
            <w:tcW w:w="9219" w:type="dxa"/>
          </w:tcPr>
          <w:p w14:paraId="4B89AEE8" w14:textId="77777777" w:rsidR="00124E21" w:rsidRDefault="00124E21" w:rsidP="00111E05">
            <w:p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Next meeting</w:t>
            </w:r>
          </w:p>
          <w:p w14:paraId="7C07E7F9" w14:textId="77777777" w:rsidR="00124E21" w:rsidRDefault="00124E21" w:rsidP="00111E05">
            <w:p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 xml:space="preserve">Date and Time: </w:t>
            </w:r>
            <w:r w:rsidRPr="00EB28BB">
              <w:rPr>
                <w:rFonts w:ascii="Calibri" w:hAnsi="Calibri" w:cs="Calibri"/>
                <w:bCs/>
                <w:color w:val="000000"/>
                <w:sz w:val="20"/>
                <w:szCs w:val="20"/>
              </w:rPr>
              <w:t>1- Nov-2021 1:00 Pm</w:t>
            </w:r>
          </w:p>
          <w:p w14:paraId="565B38A9" w14:textId="37D513D5" w:rsidR="00124E21" w:rsidRDefault="00124E21" w:rsidP="00111E05">
            <w:p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Location</w:t>
            </w:r>
            <w:r w:rsidRPr="006C2EF8">
              <w:rPr>
                <w:rFonts w:ascii="Calibri" w:hAnsi="Calibri" w:cs="Calibri"/>
                <w:bCs/>
                <w:color w:val="000000"/>
                <w:sz w:val="20"/>
                <w:szCs w:val="20"/>
              </w:rPr>
              <w:t xml:space="preserve">: </w:t>
            </w:r>
            <w:r w:rsidR="006C2EF8" w:rsidRPr="006C2EF8">
              <w:rPr>
                <w:rFonts w:ascii="Calibri" w:hAnsi="Calibri" w:cs="Calibri"/>
                <w:bCs/>
                <w:color w:val="000000"/>
                <w:sz w:val="20"/>
                <w:szCs w:val="20"/>
              </w:rPr>
              <w:t>New Zealand</w:t>
            </w:r>
          </w:p>
          <w:p w14:paraId="04999951" w14:textId="28338B53" w:rsidR="00124E21" w:rsidRPr="00EB28BB" w:rsidRDefault="00124E21" w:rsidP="00111E05">
            <w:pPr>
              <w:autoSpaceDE w:val="0"/>
              <w:autoSpaceDN w:val="0"/>
              <w:adjustRightInd w:val="0"/>
              <w:jc w:val="both"/>
              <w:rPr>
                <w:rFonts w:ascii="Calibri" w:hAnsi="Calibri" w:cs="Calibri"/>
                <w:bCs/>
                <w:color w:val="000000"/>
                <w:sz w:val="20"/>
                <w:szCs w:val="20"/>
              </w:rPr>
            </w:pPr>
            <w:r>
              <w:rPr>
                <w:rFonts w:ascii="Calibri" w:hAnsi="Calibri" w:cs="Calibri"/>
                <w:b/>
                <w:color w:val="000000"/>
                <w:sz w:val="20"/>
                <w:szCs w:val="20"/>
              </w:rPr>
              <w:t xml:space="preserve">Agenda: </w:t>
            </w:r>
            <w:r w:rsidRPr="00EB28BB">
              <w:rPr>
                <w:rFonts w:ascii="Calibri" w:hAnsi="Calibri" w:cs="Calibri"/>
                <w:bCs/>
                <w:color w:val="000000"/>
                <w:sz w:val="20"/>
                <w:szCs w:val="20"/>
              </w:rPr>
              <w:t xml:space="preserve">Showing the </w:t>
            </w:r>
            <w:r w:rsidR="00EB28BB" w:rsidRPr="00EB28BB">
              <w:rPr>
                <w:rFonts w:ascii="Calibri" w:hAnsi="Calibri" w:cs="Calibri"/>
                <w:bCs/>
                <w:color w:val="000000"/>
                <w:sz w:val="20"/>
                <w:szCs w:val="20"/>
              </w:rPr>
              <w:t>mock-ups</w:t>
            </w:r>
            <w:r w:rsidRPr="00EB28BB">
              <w:rPr>
                <w:rFonts w:ascii="Calibri" w:hAnsi="Calibri" w:cs="Calibri"/>
                <w:bCs/>
                <w:color w:val="000000"/>
                <w:sz w:val="20"/>
                <w:szCs w:val="20"/>
              </w:rPr>
              <w:t xml:space="preserve"> to the client and discussion about further development.</w:t>
            </w:r>
          </w:p>
          <w:p w14:paraId="139B7DD0" w14:textId="77777777" w:rsidR="00124E21" w:rsidRDefault="00124E21" w:rsidP="00111E05">
            <w:pPr>
              <w:autoSpaceDE w:val="0"/>
              <w:autoSpaceDN w:val="0"/>
              <w:adjustRightInd w:val="0"/>
              <w:jc w:val="both"/>
              <w:rPr>
                <w:rFonts w:ascii="Calibri" w:hAnsi="Calibri" w:cs="Calibri"/>
                <w:b/>
                <w:color w:val="000000"/>
                <w:sz w:val="20"/>
                <w:szCs w:val="20"/>
              </w:rPr>
            </w:pPr>
          </w:p>
        </w:tc>
      </w:tr>
    </w:tbl>
    <w:p w14:paraId="719BAC1C" w14:textId="77777777" w:rsidR="00124E21" w:rsidRPr="002A43AC" w:rsidRDefault="00124E21" w:rsidP="00124E21">
      <w:pPr>
        <w:autoSpaceDE w:val="0"/>
        <w:autoSpaceDN w:val="0"/>
        <w:adjustRightInd w:val="0"/>
        <w:spacing w:after="0" w:line="240" w:lineRule="auto"/>
        <w:jc w:val="both"/>
        <w:rPr>
          <w:rFonts w:ascii="Calibri" w:hAnsi="Calibri" w:cs="Calibri"/>
          <w:b/>
          <w:color w:val="000000"/>
          <w:sz w:val="20"/>
          <w:szCs w:val="20"/>
        </w:rPr>
      </w:pPr>
    </w:p>
    <w:p w14:paraId="7C26AF92" w14:textId="77777777" w:rsidR="001813F1" w:rsidRDefault="001813F1">
      <w:r>
        <w:br w:type="page"/>
      </w:r>
    </w:p>
    <w:p w14:paraId="732A688D" w14:textId="77777777" w:rsidR="009A6585" w:rsidRDefault="009A6585" w:rsidP="009A6585">
      <w:pPr>
        <w:pStyle w:val="BodyText"/>
        <w:spacing w:before="7"/>
        <w:rPr>
          <w:b/>
          <w:sz w:val="16"/>
        </w:rPr>
      </w:pPr>
    </w:p>
    <w:p w14:paraId="3CF9D472" w14:textId="77777777" w:rsidR="009A6585" w:rsidRDefault="009A6585" w:rsidP="009A6585">
      <w:pPr>
        <w:rPr>
          <w:sz w:val="16"/>
        </w:rPr>
        <w:sectPr w:rsidR="009A6585">
          <w:headerReference w:type="default" r:id="rId16"/>
          <w:pgSz w:w="11910" w:h="16840"/>
          <w:pgMar w:top="1420" w:right="560" w:bottom="280" w:left="560" w:header="764" w:footer="0" w:gutter="0"/>
          <w:cols w:space="720"/>
        </w:sectPr>
      </w:pPr>
    </w:p>
    <w:p w14:paraId="5757F08E" w14:textId="77777777" w:rsidR="009A6585" w:rsidRDefault="009A6585" w:rsidP="009A6585">
      <w:pPr>
        <w:spacing w:before="57"/>
        <w:ind w:left="224"/>
        <w:rPr>
          <w:b/>
        </w:rPr>
      </w:pPr>
      <w:r>
        <w:rPr>
          <w:noProof/>
          <w:lang w:eastAsia="en-IN"/>
        </w:rPr>
        <mc:AlternateContent>
          <mc:Choice Requires="wpg">
            <w:drawing>
              <wp:anchor distT="0" distB="0" distL="114300" distR="114300" simplePos="0" relativeHeight="251659264" behindDoc="1" locked="0" layoutInCell="1" allowOverlap="1" wp14:anchorId="279A8F88" wp14:editId="6F81251A">
                <wp:simplePos x="0" y="0"/>
                <wp:positionH relativeFrom="page">
                  <wp:posOffset>426720</wp:posOffset>
                </wp:positionH>
                <wp:positionV relativeFrom="paragraph">
                  <wp:posOffset>-121920</wp:posOffset>
                </wp:positionV>
                <wp:extent cx="6706870" cy="8580120"/>
                <wp:effectExtent l="0" t="0" r="0" b="0"/>
                <wp:wrapNone/>
                <wp:docPr id="2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6870" cy="8580120"/>
                          <a:chOff x="672" y="-192"/>
                          <a:chExt cx="10562" cy="13512"/>
                        </a:xfrm>
                      </wpg:grpSpPr>
                      <wps:wsp>
                        <wps:cNvPr id="23" name="AutoShape 4"/>
                        <wps:cNvSpPr>
                          <a:spLocks/>
                        </wps:cNvSpPr>
                        <wps:spPr bwMode="auto">
                          <a:xfrm>
                            <a:off x="672" y="-193"/>
                            <a:ext cx="10562" cy="13512"/>
                          </a:xfrm>
                          <a:custGeom>
                            <a:avLst/>
                            <a:gdLst>
                              <a:gd name="T0" fmla="+- 0 11234 672"/>
                              <a:gd name="T1" fmla="*/ T0 w 10562"/>
                              <a:gd name="T2" fmla="+- 0 13310 -192"/>
                              <a:gd name="T3" fmla="*/ 13310 h 13512"/>
                              <a:gd name="T4" fmla="+- 0 11224 672"/>
                              <a:gd name="T5" fmla="*/ T4 w 10562"/>
                              <a:gd name="T6" fmla="+- 0 13310 -192"/>
                              <a:gd name="T7" fmla="*/ 13310 h 13512"/>
                              <a:gd name="T8" fmla="+- 0 682 672"/>
                              <a:gd name="T9" fmla="*/ T8 w 10562"/>
                              <a:gd name="T10" fmla="+- 0 13310 -192"/>
                              <a:gd name="T11" fmla="*/ 13310 h 13512"/>
                              <a:gd name="T12" fmla="+- 0 672 672"/>
                              <a:gd name="T13" fmla="*/ T12 w 10562"/>
                              <a:gd name="T14" fmla="+- 0 13310 -192"/>
                              <a:gd name="T15" fmla="*/ 13310 h 13512"/>
                              <a:gd name="T16" fmla="+- 0 672 672"/>
                              <a:gd name="T17" fmla="*/ T16 w 10562"/>
                              <a:gd name="T18" fmla="+- 0 13319 -192"/>
                              <a:gd name="T19" fmla="*/ 13319 h 13512"/>
                              <a:gd name="T20" fmla="+- 0 682 672"/>
                              <a:gd name="T21" fmla="*/ T20 w 10562"/>
                              <a:gd name="T22" fmla="+- 0 13319 -192"/>
                              <a:gd name="T23" fmla="*/ 13319 h 13512"/>
                              <a:gd name="T24" fmla="+- 0 11224 672"/>
                              <a:gd name="T25" fmla="*/ T24 w 10562"/>
                              <a:gd name="T26" fmla="+- 0 13319 -192"/>
                              <a:gd name="T27" fmla="*/ 13319 h 13512"/>
                              <a:gd name="T28" fmla="+- 0 11234 672"/>
                              <a:gd name="T29" fmla="*/ T28 w 10562"/>
                              <a:gd name="T30" fmla="+- 0 13319 -192"/>
                              <a:gd name="T31" fmla="*/ 13319 h 13512"/>
                              <a:gd name="T32" fmla="+- 0 11234 672"/>
                              <a:gd name="T33" fmla="*/ T32 w 10562"/>
                              <a:gd name="T34" fmla="+- 0 13310 -192"/>
                              <a:gd name="T35" fmla="*/ 13310 h 13512"/>
                              <a:gd name="T36" fmla="+- 0 11234 672"/>
                              <a:gd name="T37" fmla="*/ T36 w 10562"/>
                              <a:gd name="T38" fmla="+- 0 -192 -192"/>
                              <a:gd name="T39" fmla="*/ -192 h 13512"/>
                              <a:gd name="T40" fmla="+- 0 11224 672"/>
                              <a:gd name="T41" fmla="*/ T40 w 10562"/>
                              <a:gd name="T42" fmla="+- 0 -192 -192"/>
                              <a:gd name="T43" fmla="*/ -192 h 13512"/>
                              <a:gd name="T44" fmla="+- 0 682 672"/>
                              <a:gd name="T45" fmla="*/ T44 w 10562"/>
                              <a:gd name="T46" fmla="+- 0 -192 -192"/>
                              <a:gd name="T47" fmla="*/ -192 h 13512"/>
                              <a:gd name="T48" fmla="+- 0 672 672"/>
                              <a:gd name="T49" fmla="*/ T48 w 10562"/>
                              <a:gd name="T50" fmla="+- 0 -192 -192"/>
                              <a:gd name="T51" fmla="*/ -192 h 13512"/>
                              <a:gd name="T52" fmla="+- 0 672 672"/>
                              <a:gd name="T53" fmla="*/ T52 w 10562"/>
                              <a:gd name="T54" fmla="+- 0 13310 -192"/>
                              <a:gd name="T55" fmla="*/ 13310 h 13512"/>
                              <a:gd name="T56" fmla="+- 0 682 672"/>
                              <a:gd name="T57" fmla="*/ T56 w 10562"/>
                              <a:gd name="T58" fmla="+- 0 13310 -192"/>
                              <a:gd name="T59" fmla="*/ 13310 h 13512"/>
                              <a:gd name="T60" fmla="+- 0 682 672"/>
                              <a:gd name="T61" fmla="*/ T60 w 10562"/>
                              <a:gd name="T62" fmla="+- 0 -183 -192"/>
                              <a:gd name="T63" fmla="*/ -183 h 13512"/>
                              <a:gd name="T64" fmla="+- 0 11224 672"/>
                              <a:gd name="T65" fmla="*/ T64 w 10562"/>
                              <a:gd name="T66" fmla="+- 0 -183 -192"/>
                              <a:gd name="T67" fmla="*/ -183 h 13512"/>
                              <a:gd name="T68" fmla="+- 0 11224 672"/>
                              <a:gd name="T69" fmla="*/ T68 w 10562"/>
                              <a:gd name="T70" fmla="+- 0 13310 -192"/>
                              <a:gd name="T71" fmla="*/ 13310 h 13512"/>
                              <a:gd name="T72" fmla="+- 0 11234 672"/>
                              <a:gd name="T73" fmla="*/ T72 w 10562"/>
                              <a:gd name="T74" fmla="+- 0 13310 -192"/>
                              <a:gd name="T75" fmla="*/ 13310 h 13512"/>
                              <a:gd name="T76" fmla="+- 0 11234 672"/>
                              <a:gd name="T77" fmla="*/ T76 w 10562"/>
                              <a:gd name="T78" fmla="+- 0 -192 -192"/>
                              <a:gd name="T79" fmla="*/ -192 h 135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62" h="13512">
                                <a:moveTo>
                                  <a:pt x="10562" y="13502"/>
                                </a:moveTo>
                                <a:lnTo>
                                  <a:pt x="10552" y="13502"/>
                                </a:lnTo>
                                <a:lnTo>
                                  <a:pt x="10" y="13502"/>
                                </a:lnTo>
                                <a:lnTo>
                                  <a:pt x="0" y="13502"/>
                                </a:lnTo>
                                <a:lnTo>
                                  <a:pt x="0" y="13511"/>
                                </a:lnTo>
                                <a:lnTo>
                                  <a:pt x="10" y="13511"/>
                                </a:lnTo>
                                <a:lnTo>
                                  <a:pt x="10552" y="13511"/>
                                </a:lnTo>
                                <a:lnTo>
                                  <a:pt x="10562" y="13511"/>
                                </a:lnTo>
                                <a:lnTo>
                                  <a:pt x="10562" y="13502"/>
                                </a:lnTo>
                                <a:close/>
                                <a:moveTo>
                                  <a:pt x="10562" y="0"/>
                                </a:moveTo>
                                <a:lnTo>
                                  <a:pt x="10552" y="0"/>
                                </a:lnTo>
                                <a:lnTo>
                                  <a:pt x="10" y="0"/>
                                </a:lnTo>
                                <a:lnTo>
                                  <a:pt x="0" y="0"/>
                                </a:lnTo>
                                <a:lnTo>
                                  <a:pt x="0" y="13502"/>
                                </a:lnTo>
                                <a:lnTo>
                                  <a:pt x="10" y="13502"/>
                                </a:lnTo>
                                <a:lnTo>
                                  <a:pt x="10" y="9"/>
                                </a:lnTo>
                                <a:lnTo>
                                  <a:pt x="10552" y="9"/>
                                </a:lnTo>
                                <a:lnTo>
                                  <a:pt x="10552" y="13502"/>
                                </a:lnTo>
                                <a:lnTo>
                                  <a:pt x="10562" y="13502"/>
                                </a:lnTo>
                                <a:lnTo>
                                  <a:pt x="105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Rectangle 3"/>
                        <wps:cNvSpPr>
                          <a:spLocks noChangeArrowheads="1"/>
                        </wps:cNvSpPr>
                        <wps:spPr bwMode="auto">
                          <a:xfrm>
                            <a:off x="772" y="10106"/>
                            <a:ext cx="10163" cy="81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B4F217" id="Group 2" o:spid="_x0000_s1026" style="position:absolute;margin-left:33.6pt;margin-top:-9.6pt;width:528.1pt;height:675.6pt;z-index:-251657216;mso-position-horizontal-relative:page" coordorigin="672,-192" coordsize="10562,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">
                <v:shape id="AutoShape 4" o:spid="_x0000_s1027" style="position:absolute;left:672;top:-193;width:10562;height:13512;visibility:visible;mso-wrap-style:square;v-text-anchor:top" coordsize="10562,13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" path="m10562,13502r-10,l10,13502r-10,l,13511r10,l10552,13511r10,l10562,13502xm10562,r-10,l10,,,,,13502r10,l10,9r10542,l10552,13502r10,l10562,xe" fillcolor="black" stroked="f">
                  <v:path arrowok="t" o:connecttype="custom" o:connectlocs="10562,13310;10552,13310;10,13310;0,13310;0,13319;10,13319;10552,13319;10562,13319;10562,13310;10562,-192;10552,-192;10,-192;0,-192;0,13310;10,13310;10,-183;10552,-183;10552,13310;10562,13310;10562,-192" o:connectangles="0,0,0,0,0,0,0,0,0,0,0,0,0,0,0,0,0,0,0,0"/>
                </v:shape>
                <v:rect id="Rectangle 3" o:spid="_x0000_s1028" style="position:absolute;left:772;top:10106;width:10163;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" filled="f"/>
                <w10:wrap anchorx="page"/>
              </v:group>
            </w:pict>
          </mc:Fallback>
        </mc:AlternateContent>
      </w:r>
      <w:r>
        <w:rPr>
          <w:b/>
        </w:rPr>
        <w:t>Appendix 3</w:t>
      </w:r>
    </w:p>
    <w:p w14:paraId="63B45AF0" w14:textId="77777777" w:rsidR="009A6585" w:rsidRDefault="009A6585" w:rsidP="009A6585">
      <w:pPr>
        <w:pStyle w:val="BodyText"/>
        <w:spacing w:before="7"/>
        <w:rPr>
          <w:b/>
          <w:sz w:val="36"/>
        </w:rPr>
      </w:pPr>
      <w:r>
        <w:br w:type="column"/>
      </w:r>
    </w:p>
    <w:p w14:paraId="1911A3D9" w14:textId="77777777" w:rsidR="009A6585" w:rsidRDefault="009A6585" w:rsidP="009A6585">
      <w:pPr>
        <w:ind w:left="224"/>
        <w:rPr>
          <w:rFonts w:ascii="Times New Roman"/>
          <w:b/>
          <w:sz w:val="28"/>
        </w:rPr>
      </w:pPr>
      <w:r>
        <w:rPr>
          <w:rFonts w:ascii="Times New Roman"/>
          <w:b/>
          <w:color w:val="538DD3"/>
          <w:sz w:val="28"/>
        </w:rPr>
        <w:t>Client Review Form</w:t>
      </w:r>
    </w:p>
    <w:p w14:paraId="54C77C92" w14:textId="77777777" w:rsidR="009A6585" w:rsidRDefault="009A6585" w:rsidP="009A6585">
      <w:pPr>
        <w:rPr>
          <w:rFonts w:ascii="Times New Roman"/>
          <w:sz w:val="28"/>
        </w:rPr>
        <w:sectPr w:rsidR="009A6585">
          <w:type w:val="continuous"/>
          <w:pgSz w:w="11910" w:h="16840"/>
          <w:pgMar w:top="1420" w:right="560" w:bottom="280" w:left="560" w:header="720" w:footer="720" w:gutter="0"/>
          <w:cols w:num="2" w:space="720" w:equalWidth="0">
            <w:col w:w="1299" w:space="2665"/>
            <w:col w:w="6826"/>
          </w:cols>
        </w:sectPr>
      </w:pPr>
    </w:p>
    <w:p w14:paraId="0402C47C" w14:textId="77777777" w:rsidR="009A6585" w:rsidRDefault="009A6585" w:rsidP="009A6585">
      <w:pPr>
        <w:pStyle w:val="BodyText"/>
        <w:spacing w:before="10"/>
        <w:rPr>
          <w:rFonts w:ascii="Times New Roman"/>
          <w:b/>
          <w:sz w:val="15"/>
        </w:rPr>
      </w:pPr>
    </w:p>
    <w:p w14:paraId="79387B8C" w14:textId="6AFD886F" w:rsidR="009A6585" w:rsidRDefault="009A6585" w:rsidP="009A6585">
      <w:pPr>
        <w:pStyle w:val="BodyText"/>
        <w:tabs>
          <w:tab w:val="left" w:pos="2988"/>
          <w:tab w:val="left" w:pos="3839"/>
        </w:tabs>
        <w:spacing w:before="56"/>
        <w:ind w:left="224"/>
      </w:pPr>
      <w:r>
        <w:t>My developer’s</w:t>
      </w:r>
      <w:r>
        <w:rPr>
          <w:spacing w:val="-7"/>
        </w:rPr>
        <w:t xml:space="preserve"> </w:t>
      </w:r>
      <w:r>
        <w:t xml:space="preserve">name:   </w:t>
      </w:r>
      <w:r>
        <w:rPr>
          <w:u w:val="single"/>
        </w:rPr>
        <w:t xml:space="preserve"> Inderj</w:t>
      </w:r>
      <w:r w:rsidR="00EB28BB">
        <w:rPr>
          <w:u w:val="single"/>
        </w:rPr>
        <w:t>eet Singh Sidhu</w:t>
      </w:r>
      <w:r>
        <w:rPr>
          <w:u w:val="single"/>
        </w:rPr>
        <w:tab/>
      </w:r>
      <w:r>
        <w:rPr>
          <w:u w:val="single"/>
        </w:rPr>
        <w:tab/>
      </w:r>
    </w:p>
    <w:p w14:paraId="06E89409" w14:textId="77777777" w:rsidR="009A6585" w:rsidRDefault="009A6585" w:rsidP="009A6585">
      <w:pPr>
        <w:pStyle w:val="BodyText"/>
        <w:spacing w:before="135" w:line="360" w:lineRule="auto"/>
        <w:ind w:left="224" w:right="263"/>
      </w:pPr>
      <w:r>
        <w:t xml:space="preserve">This form is intended to let you review the communication skills of your developer for this assignment. Your review will partly count towards their final mark. Do not </w:t>
      </w:r>
      <w:proofErr w:type="gramStart"/>
      <w:r>
        <w:t>take into account</w:t>
      </w:r>
      <w:proofErr w:type="gramEnd"/>
      <w:r>
        <w:t xml:space="preserve"> technical skills.</w:t>
      </w:r>
    </w:p>
    <w:p w14:paraId="2383DF95" w14:textId="77777777" w:rsidR="009A6585" w:rsidRDefault="009A6585" w:rsidP="009A6585">
      <w:pPr>
        <w:pStyle w:val="Heading1"/>
        <w:spacing w:before="1"/>
      </w:pPr>
      <w:r>
        <w:rPr>
          <w:color w:val="538DD3"/>
        </w:rPr>
        <w:t>Grading scale</w:t>
      </w:r>
    </w:p>
    <w:p w14:paraId="15252774" w14:textId="77777777" w:rsidR="009A6585" w:rsidRDefault="009A6585" w:rsidP="009A6585">
      <w:pPr>
        <w:pStyle w:val="BodyText"/>
        <w:spacing w:before="182"/>
        <w:ind w:left="224"/>
      </w:pPr>
      <w:r>
        <w:t>You must grade your developer for each item listed in the tables below. 1 being the lowest, 5 the highest.</w:t>
      </w:r>
    </w:p>
    <w:p w14:paraId="4D675C31" w14:textId="77777777" w:rsidR="009A6585" w:rsidRDefault="009A6585" w:rsidP="009A6585">
      <w:pPr>
        <w:pStyle w:val="BodyText"/>
        <w:spacing w:before="1"/>
        <w:rPr>
          <w:sz w:val="11"/>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8"/>
        <w:gridCol w:w="1848"/>
        <w:gridCol w:w="1848"/>
        <w:gridCol w:w="1850"/>
        <w:gridCol w:w="1848"/>
      </w:tblGrid>
      <w:tr w:rsidR="009A6585" w14:paraId="0755D064" w14:textId="77777777" w:rsidTr="009A6A48">
        <w:trPr>
          <w:trHeight w:val="509"/>
        </w:trPr>
        <w:tc>
          <w:tcPr>
            <w:tcW w:w="1848" w:type="dxa"/>
          </w:tcPr>
          <w:p w14:paraId="11488F7B" w14:textId="77777777" w:rsidR="009A6585" w:rsidRDefault="009A6585" w:rsidP="009A6A48">
            <w:pPr>
              <w:pStyle w:val="TableParagraph"/>
              <w:spacing w:before="119"/>
              <w:ind w:left="12"/>
              <w:jc w:val="center"/>
              <w:rPr>
                <w:b/>
              </w:rPr>
            </w:pPr>
            <w:r>
              <w:rPr>
                <w:b/>
              </w:rPr>
              <w:t>1</w:t>
            </w:r>
          </w:p>
        </w:tc>
        <w:tc>
          <w:tcPr>
            <w:tcW w:w="1848" w:type="dxa"/>
          </w:tcPr>
          <w:p w14:paraId="27B526B2" w14:textId="77777777" w:rsidR="009A6585" w:rsidRDefault="009A6585" w:rsidP="009A6A48">
            <w:pPr>
              <w:pStyle w:val="TableParagraph"/>
              <w:spacing w:before="119"/>
              <w:ind w:left="11"/>
              <w:jc w:val="center"/>
              <w:rPr>
                <w:b/>
              </w:rPr>
            </w:pPr>
            <w:r>
              <w:rPr>
                <w:b/>
              </w:rPr>
              <w:t>2</w:t>
            </w:r>
          </w:p>
        </w:tc>
        <w:tc>
          <w:tcPr>
            <w:tcW w:w="1848" w:type="dxa"/>
          </w:tcPr>
          <w:p w14:paraId="6B9A394D" w14:textId="77777777" w:rsidR="009A6585" w:rsidRDefault="009A6585" w:rsidP="009A6A48">
            <w:pPr>
              <w:pStyle w:val="TableParagraph"/>
              <w:spacing w:before="119"/>
              <w:ind w:left="13"/>
              <w:jc w:val="center"/>
              <w:rPr>
                <w:b/>
              </w:rPr>
            </w:pPr>
            <w:r>
              <w:rPr>
                <w:b/>
              </w:rPr>
              <w:t>3</w:t>
            </w:r>
          </w:p>
        </w:tc>
        <w:tc>
          <w:tcPr>
            <w:tcW w:w="1850" w:type="dxa"/>
          </w:tcPr>
          <w:p w14:paraId="1695397C" w14:textId="77777777" w:rsidR="009A6585" w:rsidRDefault="009A6585" w:rsidP="009A6A48">
            <w:pPr>
              <w:pStyle w:val="TableParagraph"/>
              <w:spacing w:before="119"/>
              <w:ind w:left="11"/>
              <w:jc w:val="center"/>
              <w:rPr>
                <w:b/>
              </w:rPr>
            </w:pPr>
            <w:r>
              <w:rPr>
                <w:b/>
              </w:rPr>
              <w:t>4</w:t>
            </w:r>
          </w:p>
        </w:tc>
        <w:tc>
          <w:tcPr>
            <w:tcW w:w="1848" w:type="dxa"/>
          </w:tcPr>
          <w:p w14:paraId="75CAFCEC" w14:textId="77777777" w:rsidR="009A6585" w:rsidRDefault="009A6585" w:rsidP="009A6A48">
            <w:pPr>
              <w:pStyle w:val="TableParagraph"/>
              <w:spacing w:before="119"/>
              <w:ind w:left="15"/>
              <w:jc w:val="center"/>
              <w:rPr>
                <w:b/>
              </w:rPr>
            </w:pPr>
            <w:r>
              <w:rPr>
                <w:b/>
              </w:rPr>
              <w:t>5</w:t>
            </w:r>
          </w:p>
        </w:tc>
      </w:tr>
      <w:tr w:rsidR="009A6585" w14:paraId="57936E42" w14:textId="77777777" w:rsidTr="009A6A48">
        <w:trPr>
          <w:trHeight w:val="508"/>
        </w:trPr>
        <w:tc>
          <w:tcPr>
            <w:tcW w:w="1848" w:type="dxa"/>
          </w:tcPr>
          <w:p w14:paraId="02283A1D" w14:textId="77777777" w:rsidR="009A6585" w:rsidRDefault="009A6585" w:rsidP="009A6A48">
            <w:pPr>
              <w:pStyle w:val="TableParagraph"/>
              <w:spacing w:before="119"/>
              <w:ind w:left="131" w:right="123"/>
              <w:jc w:val="center"/>
            </w:pPr>
            <w:r>
              <w:t>Strongly disagree</w:t>
            </w:r>
          </w:p>
        </w:tc>
        <w:tc>
          <w:tcPr>
            <w:tcW w:w="1848" w:type="dxa"/>
          </w:tcPr>
          <w:p w14:paraId="5C4A1D56" w14:textId="77777777" w:rsidR="009A6585" w:rsidRDefault="009A6585" w:rsidP="009A6A48">
            <w:pPr>
              <w:pStyle w:val="TableParagraph"/>
              <w:spacing w:before="119"/>
              <w:ind w:left="131" w:right="119"/>
              <w:jc w:val="center"/>
            </w:pPr>
            <w:r>
              <w:t>Disagree</w:t>
            </w:r>
          </w:p>
        </w:tc>
        <w:tc>
          <w:tcPr>
            <w:tcW w:w="1848" w:type="dxa"/>
          </w:tcPr>
          <w:p w14:paraId="22544BEE" w14:textId="77777777" w:rsidR="009A6585" w:rsidRDefault="009A6585" w:rsidP="009A6A48">
            <w:pPr>
              <w:pStyle w:val="TableParagraph"/>
              <w:spacing w:before="119"/>
              <w:ind w:left="131" w:right="118"/>
              <w:jc w:val="center"/>
            </w:pPr>
            <w:r>
              <w:t>Ok</w:t>
            </w:r>
          </w:p>
        </w:tc>
        <w:tc>
          <w:tcPr>
            <w:tcW w:w="1850" w:type="dxa"/>
          </w:tcPr>
          <w:p w14:paraId="16F1B238" w14:textId="1852373C" w:rsidR="009A6585" w:rsidRDefault="00EB28BB" w:rsidP="009A6A48">
            <w:pPr>
              <w:pStyle w:val="TableParagraph"/>
              <w:spacing w:before="119"/>
              <w:ind w:left="641" w:right="632"/>
              <w:jc w:val="center"/>
            </w:pPr>
            <w:r>
              <w:t>Agree</w:t>
            </w:r>
          </w:p>
        </w:tc>
        <w:tc>
          <w:tcPr>
            <w:tcW w:w="1848" w:type="dxa"/>
          </w:tcPr>
          <w:p w14:paraId="514ED021" w14:textId="77777777" w:rsidR="009A6585" w:rsidRDefault="009A6585" w:rsidP="009A6A48">
            <w:pPr>
              <w:pStyle w:val="TableParagraph"/>
              <w:spacing w:before="119"/>
              <w:ind w:left="131" w:right="117"/>
              <w:jc w:val="center"/>
            </w:pPr>
            <w:r>
              <w:t>Strongly agree</w:t>
            </w:r>
          </w:p>
        </w:tc>
      </w:tr>
    </w:tbl>
    <w:p w14:paraId="4DF9C5DF" w14:textId="77777777" w:rsidR="009A6585" w:rsidRDefault="009A6585" w:rsidP="009A6585">
      <w:pPr>
        <w:pStyle w:val="BodyText"/>
        <w:spacing w:before="7"/>
        <w:rPr>
          <w:sz w:val="19"/>
        </w:rPr>
      </w:pPr>
    </w:p>
    <w:p w14:paraId="0228EB6F" w14:textId="77777777" w:rsidR="009A6585" w:rsidRDefault="009A6585" w:rsidP="009A6585">
      <w:pPr>
        <w:pStyle w:val="Heading1"/>
      </w:pPr>
      <w:r>
        <w:rPr>
          <w:color w:val="538DD3"/>
        </w:rPr>
        <w:t>Review your developer</w:t>
      </w:r>
    </w:p>
    <w:p w14:paraId="76DCB89E" w14:textId="77777777" w:rsidR="009A6585" w:rsidRDefault="009A6585" w:rsidP="009A6585">
      <w:pPr>
        <w:pStyle w:val="BodyText"/>
        <w:spacing w:before="2"/>
        <w:rPr>
          <w:sz w:val="15"/>
        </w:rPr>
      </w:pPr>
    </w:p>
    <w:tbl>
      <w:tblPr>
        <w:tblW w:w="0" w:type="auto"/>
        <w:tblInd w:w="244"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4979"/>
        <w:gridCol w:w="1419"/>
        <w:gridCol w:w="3920"/>
      </w:tblGrid>
      <w:tr w:rsidR="009A6585" w14:paraId="3FDE4977" w14:textId="77777777" w:rsidTr="009A6A48">
        <w:trPr>
          <w:trHeight w:val="497"/>
        </w:trPr>
        <w:tc>
          <w:tcPr>
            <w:tcW w:w="4979" w:type="dxa"/>
            <w:tcBorders>
              <w:bottom w:val="single" w:sz="18" w:space="0" w:color="4F81BC"/>
            </w:tcBorders>
          </w:tcPr>
          <w:p w14:paraId="0CA3878E" w14:textId="77777777" w:rsidR="009A6585" w:rsidRDefault="009A6585" w:rsidP="009A6A48">
            <w:pPr>
              <w:pStyle w:val="TableParagraph"/>
              <w:spacing w:before="119"/>
              <w:ind w:left="2234" w:right="2214"/>
              <w:jc w:val="center"/>
              <w:rPr>
                <w:rFonts w:ascii="Caladea"/>
                <w:b/>
              </w:rPr>
            </w:pPr>
            <w:r>
              <w:rPr>
                <w:rFonts w:ascii="Caladea"/>
                <w:b/>
              </w:rPr>
              <w:t>Item</w:t>
            </w:r>
          </w:p>
        </w:tc>
        <w:tc>
          <w:tcPr>
            <w:tcW w:w="1419" w:type="dxa"/>
            <w:tcBorders>
              <w:bottom w:val="single" w:sz="18" w:space="0" w:color="4F81BC"/>
            </w:tcBorders>
          </w:tcPr>
          <w:p w14:paraId="78940A41" w14:textId="77777777" w:rsidR="009A6585" w:rsidRDefault="009A6585" w:rsidP="009A6A48">
            <w:pPr>
              <w:pStyle w:val="TableParagraph"/>
              <w:spacing w:before="119"/>
              <w:ind w:left="404"/>
              <w:rPr>
                <w:rFonts w:ascii="Caladea"/>
                <w:b/>
              </w:rPr>
            </w:pPr>
            <w:r>
              <w:rPr>
                <w:rFonts w:ascii="Caladea"/>
                <w:b/>
              </w:rPr>
              <w:t>Grade</w:t>
            </w:r>
          </w:p>
        </w:tc>
        <w:tc>
          <w:tcPr>
            <w:tcW w:w="3920" w:type="dxa"/>
            <w:tcBorders>
              <w:bottom w:val="single" w:sz="18" w:space="0" w:color="4F81BC"/>
            </w:tcBorders>
          </w:tcPr>
          <w:p w14:paraId="625A5E3E" w14:textId="77777777" w:rsidR="009A6585" w:rsidRDefault="009A6585" w:rsidP="009A6A48">
            <w:pPr>
              <w:pStyle w:val="TableParagraph"/>
              <w:spacing w:before="119"/>
              <w:ind w:left="1452" w:right="1434"/>
              <w:jc w:val="center"/>
              <w:rPr>
                <w:rFonts w:ascii="Caladea"/>
                <w:b/>
              </w:rPr>
            </w:pPr>
            <w:r>
              <w:rPr>
                <w:rFonts w:ascii="Caladea"/>
                <w:b/>
              </w:rPr>
              <w:t>Comment</w:t>
            </w:r>
          </w:p>
        </w:tc>
      </w:tr>
      <w:tr w:rsidR="009A6585" w14:paraId="17505733" w14:textId="77777777" w:rsidTr="009A6A48">
        <w:trPr>
          <w:trHeight w:val="507"/>
        </w:trPr>
        <w:tc>
          <w:tcPr>
            <w:tcW w:w="4979" w:type="dxa"/>
            <w:tcBorders>
              <w:top w:val="single" w:sz="18" w:space="0" w:color="4F81BC"/>
            </w:tcBorders>
            <w:shd w:val="clear" w:color="auto" w:fill="D2DFED"/>
          </w:tcPr>
          <w:p w14:paraId="4DB52502" w14:textId="77777777" w:rsidR="009A6585" w:rsidRDefault="009A6585" w:rsidP="009A6A48">
            <w:pPr>
              <w:pStyle w:val="TableParagraph"/>
              <w:spacing w:before="119"/>
              <w:ind w:left="107"/>
              <w:rPr>
                <w:rFonts w:ascii="Caladea"/>
              </w:rPr>
            </w:pPr>
            <w:r>
              <w:rPr>
                <w:rFonts w:ascii="Caladea"/>
              </w:rPr>
              <w:t>Communicated clearly and effectively</w:t>
            </w:r>
          </w:p>
        </w:tc>
        <w:tc>
          <w:tcPr>
            <w:tcW w:w="1419" w:type="dxa"/>
            <w:tcBorders>
              <w:top w:val="single" w:sz="18" w:space="0" w:color="4F81BC"/>
            </w:tcBorders>
            <w:shd w:val="clear" w:color="auto" w:fill="D2DFED"/>
          </w:tcPr>
          <w:p w14:paraId="3959A235" w14:textId="018BA6E5" w:rsidR="009A6585" w:rsidRDefault="00EB28BB" w:rsidP="009A6A48">
            <w:pPr>
              <w:pStyle w:val="TableParagraph"/>
              <w:rPr>
                <w:rFonts w:ascii="Times New Roman"/>
              </w:rPr>
            </w:pPr>
            <w:r>
              <w:rPr>
                <w:rFonts w:ascii="Times New Roman"/>
              </w:rPr>
              <w:t>5</w:t>
            </w:r>
          </w:p>
        </w:tc>
        <w:tc>
          <w:tcPr>
            <w:tcW w:w="3920" w:type="dxa"/>
            <w:tcBorders>
              <w:top w:val="single" w:sz="18" w:space="0" w:color="4F81BC"/>
            </w:tcBorders>
            <w:shd w:val="clear" w:color="auto" w:fill="D2DFED"/>
          </w:tcPr>
          <w:p w14:paraId="3EB094FC" w14:textId="77777777" w:rsidR="009A6585" w:rsidRDefault="009A6585" w:rsidP="009A6A48">
            <w:pPr>
              <w:pStyle w:val="TableParagraph"/>
              <w:rPr>
                <w:rFonts w:ascii="Times New Roman"/>
              </w:rPr>
            </w:pPr>
          </w:p>
        </w:tc>
      </w:tr>
      <w:tr w:rsidR="009A6585" w14:paraId="209049BA" w14:textId="77777777" w:rsidTr="009A6A48">
        <w:trPr>
          <w:trHeight w:val="507"/>
        </w:trPr>
        <w:tc>
          <w:tcPr>
            <w:tcW w:w="4979" w:type="dxa"/>
          </w:tcPr>
          <w:p w14:paraId="002DF63B" w14:textId="77777777" w:rsidR="009A6585" w:rsidRDefault="009A6585" w:rsidP="009A6A48">
            <w:pPr>
              <w:pStyle w:val="TableParagraph"/>
              <w:spacing w:before="119"/>
              <w:ind w:left="107"/>
            </w:pPr>
            <w:r>
              <w:t>Kept you informed of the progress</w:t>
            </w:r>
          </w:p>
        </w:tc>
        <w:tc>
          <w:tcPr>
            <w:tcW w:w="1419" w:type="dxa"/>
          </w:tcPr>
          <w:p w14:paraId="7E4BD978" w14:textId="77777777" w:rsidR="009A6585" w:rsidRDefault="009A6585" w:rsidP="009A6A48">
            <w:pPr>
              <w:pStyle w:val="TableParagraph"/>
              <w:rPr>
                <w:rFonts w:ascii="Times New Roman"/>
              </w:rPr>
            </w:pPr>
            <w:r>
              <w:rPr>
                <w:rFonts w:ascii="Times New Roman"/>
              </w:rPr>
              <w:t>4</w:t>
            </w:r>
          </w:p>
        </w:tc>
        <w:tc>
          <w:tcPr>
            <w:tcW w:w="3920" w:type="dxa"/>
          </w:tcPr>
          <w:p w14:paraId="3EE2DEF6" w14:textId="77777777" w:rsidR="009A6585" w:rsidRDefault="009A6585" w:rsidP="009A6A48">
            <w:pPr>
              <w:pStyle w:val="TableParagraph"/>
              <w:rPr>
                <w:rFonts w:ascii="Times New Roman"/>
              </w:rPr>
            </w:pPr>
          </w:p>
        </w:tc>
      </w:tr>
      <w:tr w:rsidR="009A6585" w14:paraId="4975FE07" w14:textId="77777777" w:rsidTr="009A6A48">
        <w:trPr>
          <w:trHeight w:val="510"/>
        </w:trPr>
        <w:tc>
          <w:tcPr>
            <w:tcW w:w="4979" w:type="dxa"/>
            <w:shd w:val="clear" w:color="auto" w:fill="D2DFED"/>
          </w:tcPr>
          <w:p w14:paraId="5A692D8D" w14:textId="77777777" w:rsidR="009A6585" w:rsidRDefault="009A6585" w:rsidP="009A6A48">
            <w:pPr>
              <w:pStyle w:val="TableParagraph"/>
              <w:spacing w:before="121"/>
              <w:ind w:left="107"/>
            </w:pPr>
            <w:r>
              <w:t>Met timelines</w:t>
            </w:r>
          </w:p>
        </w:tc>
        <w:tc>
          <w:tcPr>
            <w:tcW w:w="1419" w:type="dxa"/>
            <w:shd w:val="clear" w:color="auto" w:fill="D2DFED"/>
          </w:tcPr>
          <w:p w14:paraId="100550EB" w14:textId="1F8201BF" w:rsidR="009A6585" w:rsidRDefault="00EB28BB" w:rsidP="009A6A48">
            <w:pPr>
              <w:pStyle w:val="TableParagraph"/>
              <w:rPr>
                <w:rFonts w:ascii="Times New Roman"/>
              </w:rPr>
            </w:pPr>
            <w:r>
              <w:rPr>
                <w:rFonts w:ascii="Times New Roman"/>
              </w:rPr>
              <w:t>5</w:t>
            </w:r>
          </w:p>
        </w:tc>
        <w:tc>
          <w:tcPr>
            <w:tcW w:w="3920" w:type="dxa"/>
            <w:shd w:val="clear" w:color="auto" w:fill="D2DFED"/>
          </w:tcPr>
          <w:p w14:paraId="36FE00EB" w14:textId="77777777" w:rsidR="009A6585" w:rsidRDefault="009A6585" w:rsidP="009A6A48">
            <w:pPr>
              <w:pStyle w:val="TableParagraph"/>
              <w:rPr>
                <w:rFonts w:ascii="Times New Roman"/>
              </w:rPr>
            </w:pPr>
          </w:p>
        </w:tc>
      </w:tr>
      <w:tr w:rsidR="009A6585" w14:paraId="4B8DB752" w14:textId="77777777" w:rsidTr="009A6A48">
        <w:trPr>
          <w:trHeight w:val="508"/>
        </w:trPr>
        <w:tc>
          <w:tcPr>
            <w:tcW w:w="4979" w:type="dxa"/>
          </w:tcPr>
          <w:p w14:paraId="4E9F3765" w14:textId="77777777" w:rsidR="009A6585" w:rsidRDefault="009A6585" w:rsidP="009A6A48">
            <w:pPr>
              <w:pStyle w:val="TableParagraph"/>
              <w:spacing w:before="119"/>
              <w:ind w:left="107"/>
            </w:pPr>
            <w:r>
              <w:t>Responded promptly to problems</w:t>
            </w:r>
          </w:p>
        </w:tc>
        <w:tc>
          <w:tcPr>
            <w:tcW w:w="1419" w:type="dxa"/>
          </w:tcPr>
          <w:p w14:paraId="4D1D0A43" w14:textId="77777777" w:rsidR="009A6585" w:rsidRDefault="009A6585" w:rsidP="009A6A48">
            <w:pPr>
              <w:pStyle w:val="TableParagraph"/>
              <w:rPr>
                <w:rFonts w:ascii="Times New Roman"/>
              </w:rPr>
            </w:pPr>
            <w:r>
              <w:rPr>
                <w:rFonts w:ascii="Times New Roman"/>
              </w:rPr>
              <w:t>4</w:t>
            </w:r>
          </w:p>
        </w:tc>
        <w:tc>
          <w:tcPr>
            <w:tcW w:w="3920" w:type="dxa"/>
          </w:tcPr>
          <w:p w14:paraId="6E1F8DBE" w14:textId="77777777" w:rsidR="009A6585" w:rsidRDefault="009A6585" w:rsidP="009A6A48">
            <w:pPr>
              <w:pStyle w:val="TableParagraph"/>
              <w:rPr>
                <w:rFonts w:ascii="Times New Roman"/>
              </w:rPr>
            </w:pPr>
          </w:p>
        </w:tc>
      </w:tr>
      <w:tr w:rsidR="009A6585" w14:paraId="6BFDAB57" w14:textId="77777777" w:rsidTr="009A6A48">
        <w:trPr>
          <w:trHeight w:val="508"/>
        </w:trPr>
        <w:tc>
          <w:tcPr>
            <w:tcW w:w="4979" w:type="dxa"/>
            <w:shd w:val="clear" w:color="auto" w:fill="D2DFED"/>
          </w:tcPr>
          <w:p w14:paraId="16BEA407" w14:textId="77777777" w:rsidR="009A6585" w:rsidRDefault="009A6585" w:rsidP="009A6A48">
            <w:pPr>
              <w:pStyle w:val="TableParagraph"/>
              <w:spacing w:before="119"/>
              <w:ind w:left="107"/>
            </w:pPr>
            <w:r>
              <w:t>Met overall project objectives</w:t>
            </w:r>
          </w:p>
        </w:tc>
        <w:tc>
          <w:tcPr>
            <w:tcW w:w="1419" w:type="dxa"/>
            <w:shd w:val="clear" w:color="auto" w:fill="D2DFED"/>
          </w:tcPr>
          <w:p w14:paraId="2AA74EDA" w14:textId="77777777" w:rsidR="009A6585" w:rsidRDefault="009A6585" w:rsidP="009A6A48">
            <w:pPr>
              <w:pStyle w:val="TableParagraph"/>
              <w:rPr>
                <w:rFonts w:ascii="Times New Roman"/>
              </w:rPr>
            </w:pPr>
            <w:r>
              <w:rPr>
                <w:rFonts w:ascii="Times New Roman"/>
              </w:rPr>
              <w:t>5</w:t>
            </w:r>
          </w:p>
        </w:tc>
        <w:tc>
          <w:tcPr>
            <w:tcW w:w="3920" w:type="dxa"/>
            <w:shd w:val="clear" w:color="auto" w:fill="D2DFED"/>
          </w:tcPr>
          <w:p w14:paraId="6F88BE69" w14:textId="77777777" w:rsidR="009A6585" w:rsidRDefault="009A6585" w:rsidP="009A6A48">
            <w:pPr>
              <w:pStyle w:val="TableParagraph"/>
              <w:rPr>
                <w:rFonts w:ascii="Times New Roman"/>
              </w:rPr>
            </w:pPr>
          </w:p>
        </w:tc>
      </w:tr>
      <w:tr w:rsidR="009A6585" w14:paraId="2EB8CBEA" w14:textId="77777777" w:rsidTr="009A6A48">
        <w:trPr>
          <w:trHeight w:val="507"/>
        </w:trPr>
        <w:tc>
          <w:tcPr>
            <w:tcW w:w="4979" w:type="dxa"/>
          </w:tcPr>
          <w:p w14:paraId="7DA329B4" w14:textId="77777777" w:rsidR="009A6585" w:rsidRDefault="009A6585" w:rsidP="009A6A48">
            <w:pPr>
              <w:pStyle w:val="TableParagraph"/>
              <w:spacing w:before="119"/>
              <w:ind w:left="107"/>
            </w:pPr>
            <w:r>
              <w:t>Was open to new ideas and suggestions</w:t>
            </w:r>
          </w:p>
        </w:tc>
        <w:tc>
          <w:tcPr>
            <w:tcW w:w="1419" w:type="dxa"/>
          </w:tcPr>
          <w:p w14:paraId="7783DD64" w14:textId="137CD3D4" w:rsidR="009A6585" w:rsidRDefault="00EB28BB" w:rsidP="009A6A48">
            <w:pPr>
              <w:pStyle w:val="TableParagraph"/>
              <w:rPr>
                <w:rFonts w:ascii="Times New Roman"/>
              </w:rPr>
            </w:pPr>
            <w:r>
              <w:rPr>
                <w:rFonts w:ascii="Times New Roman"/>
              </w:rPr>
              <w:t>5</w:t>
            </w:r>
          </w:p>
        </w:tc>
        <w:tc>
          <w:tcPr>
            <w:tcW w:w="3920" w:type="dxa"/>
          </w:tcPr>
          <w:p w14:paraId="18D1410A" w14:textId="77777777" w:rsidR="009A6585" w:rsidRDefault="009A6585" w:rsidP="009A6A48">
            <w:pPr>
              <w:pStyle w:val="TableParagraph"/>
              <w:rPr>
                <w:rFonts w:ascii="Times New Roman"/>
              </w:rPr>
            </w:pPr>
          </w:p>
        </w:tc>
      </w:tr>
      <w:tr w:rsidR="009A6585" w14:paraId="5F4273E5" w14:textId="77777777" w:rsidTr="009A6A48">
        <w:trPr>
          <w:trHeight w:val="510"/>
        </w:trPr>
        <w:tc>
          <w:tcPr>
            <w:tcW w:w="4979" w:type="dxa"/>
            <w:shd w:val="clear" w:color="auto" w:fill="D2DFED"/>
          </w:tcPr>
          <w:p w14:paraId="02739B17" w14:textId="77777777" w:rsidR="009A6585" w:rsidRDefault="009A6585" w:rsidP="009A6A48">
            <w:pPr>
              <w:pStyle w:val="TableParagraph"/>
              <w:spacing w:before="121"/>
              <w:ind w:left="107"/>
              <w:rPr>
                <w:rFonts w:ascii="Caladea"/>
              </w:rPr>
            </w:pPr>
            <w:r>
              <w:rPr>
                <w:rFonts w:ascii="Caladea"/>
              </w:rPr>
              <w:t>Was easy to work with</w:t>
            </w:r>
          </w:p>
        </w:tc>
        <w:tc>
          <w:tcPr>
            <w:tcW w:w="1419" w:type="dxa"/>
            <w:shd w:val="clear" w:color="auto" w:fill="D2DFED"/>
          </w:tcPr>
          <w:p w14:paraId="281174FC" w14:textId="7849FAA3" w:rsidR="009A6585" w:rsidRDefault="00EB28BB" w:rsidP="009A6A48">
            <w:pPr>
              <w:pStyle w:val="TableParagraph"/>
              <w:rPr>
                <w:rFonts w:ascii="Times New Roman"/>
              </w:rPr>
            </w:pPr>
            <w:r>
              <w:rPr>
                <w:rFonts w:ascii="Times New Roman"/>
              </w:rPr>
              <w:t>5</w:t>
            </w:r>
          </w:p>
        </w:tc>
        <w:tc>
          <w:tcPr>
            <w:tcW w:w="3920" w:type="dxa"/>
            <w:shd w:val="clear" w:color="auto" w:fill="D2DFED"/>
          </w:tcPr>
          <w:p w14:paraId="40C1A0CB" w14:textId="77777777" w:rsidR="009A6585" w:rsidRDefault="009A6585" w:rsidP="009A6A48">
            <w:pPr>
              <w:pStyle w:val="TableParagraph"/>
              <w:rPr>
                <w:rFonts w:ascii="Times New Roman"/>
              </w:rPr>
            </w:pPr>
          </w:p>
        </w:tc>
      </w:tr>
    </w:tbl>
    <w:p w14:paraId="13650477" w14:textId="77777777" w:rsidR="009A6585" w:rsidRDefault="009A6585" w:rsidP="009A6585">
      <w:pPr>
        <w:pStyle w:val="BodyText"/>
        <w:spacing w:before="7"/>
        <w:rPr>
          <w:sz w:val="19"/>
        </w:rPr>
      </w:pPr>
    </w:p>
    <w:p w14:paraId="25690EC4" w14:textId="77777777" w:rsidR="009A6585" w:rsidRDefault="009A6585" w:rsidP="009A6585">
      <w:pPr>
        <w:spacing w:line="293" w:lineRule="exact"/>
        <w:ind w:left="224"/>
        <w:rPr>
          <w:sz w:val="24"/>
        </w:rPr>
      </w:pPr>
      <w:r>
        <w:rPr>
          <w:color w:val="538DD3"/>
          <w:sz w:val="24"/>
        </w:rPr>
        <w:t>Comments</w:t>
      </w:r>
    </w:p>
    <w:p w14:paraId="4A683E42" w14:textId="77777777" w:rsidR="009A6585" w:rsidRDefault="009A6585" w:rsidP="009A6585">
      <w:pPr>
        <w:pStyle w:val="BodyText"/>
        <w:ind w:left="224"/>
      </w:pPr>
      <w:r>
        <w:t>Provide any extra comments on your developer’s communication skills and professionalism.</w:t>
      </w:r>
    </w:p>
    <w:p w14:paraId="1C2947A4" w14:textId="77777777" w:rsidR="009A6585" w:rsidRDefault="009A6585" w:rsidP="009A6585">
      <w:pPr>
        <w:pStyle w:val="BodyText"/>
      </w:pPr>
    </w:p>
    <w:p w14:paraId="76AE1400" w14:textId="04092666" w:rsidR="009A6585" w:rsidRDefault="009A6585" w:rsidP="009A6585">
      <w:pPr>
        <w:pStyle w:val="BodyText"/>
      </w:pPr>
      <w:r>
        <w:tab/>
      </w:r>
      <w:proofErr w:type="spellStart"/>
      <w:r>
        <w:t>Inder</w:t>
      </w:r>
      <w:proofErr w:type="spellEnd"/>
      <w:r>
        <w:t xml:space="preserve"> is good </w:t>
      </w:r>
      <w:r w:rsidR="003C2C22">
        <w:t>person,</w:t>
      </w:r>
      <w:r>
        <w:t xml:space="preserve"> and he has good knowledge of coding.</w:t>
      </w:r>
    </w:p>
    <w:p w14:paraId="0F423166" w14:textId="77777777" w:rsidR="009A6585" w:rsidRDefault="009A6585" w:rsidP="009A6585">
      <w:pPr>
        <w:pStyle w:val="BodyText"/>
      </w:pPr>
    </w:p>
    <w:p w14:paraId="796DD105" w14:textId="77777777" w:rsidR="009A6585" w:rsidRDefault="009A6585" w:rsidP="009A6585">
      <w:pPr>
        <w:pStyle w:val="BodyText"/>
        <w:rPr>
          <w:sz w:val="29"/>
        </w:rPr>
      </w:pPr>
    </w:p>
    <w:p w14:paraId="04F8AB26" w14:textId="77777777" w:rsidR="009A6585" w:rsidRDefault="009A6585" w:rsidP="009A6585">
      <w:pPr>
        <w:pStyle w:val="Heading2"/>
      </w:pPr>
      <w:r>
        <w:t>Signed by Client</w:t>
      </w:r>
    </w:p>
    <w:p w14:paraId="52CA8DDF" w14:textId="77777777" w:rsidR="009A6585" w:rsidRDefault="009A6585" w:rsidP="009A6585">
      <w:pPr>
        <w:pStyle w:val="BodyText"/>
        <w:spacing w:before="11" w:after="1"/>
        <w:rPr>
          <w:b/>
          <w:sz w:val="9"/>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63"/>
        <w:gridCol w:w="5163"/>
      </w:tblGrid>
      <w:tr w:rsidR="009A6585" w14:paraId="38FA2AF6" w14:textId="77777777" w:rsidTr="009A6A48">
        <w:trPr>
          <w:trHeight w:val="390"/>
        </w:trPr>
        <w:tc>
          <w:tcPr>
            <w:tcW w:w="5163" w:type="dxa"/>
          </w:tcPr>
          <w:p w14:paraId="3FB17F46" w14:textId="77777777" w:rsidR="009A6585" w:rsidRDefault="009A6585" w:rsidP="009A6A48">
            <w:pPr>
              <w:pStyle w:val="TableParagraph"/>
              <w:tabs>
                <w:tab w:val="center" w:pos="2630"/>
              </w:tabs>
              <w:spacing w:before="1"/>
              <w:ind w:left="107"/>
              <w:rPr>
                <w:b/>
              </w:rPr>
            </w:pPr>
            <w:r>
              <w:rPr>
                <w:b/>
              </w:rPr>
              <w:t>Signature:</w:t>
            </w:r>
            <w:r>
              <w:rPr>
                <w:b/>
              </w:rPr>
              <w:tab/>
              <w:t>Bhupinder</w:t>
            </w:r>
          </w:p>
        </w:tc>
        <w:tc>
          <w:tcPr>
            <w:tcW w:w="5163" w:type="dxa"/>
          </w:tcPr>
          <w:p w14:paraId="176C836A" w14:textId="77777777" w:rsidR="009A6585" w:rsidRDefault="009A6585" w:rsidP="009A6A48">
            <w:pPr>
              <w:pStyle w:val="TableParagraph"/>
              <w:spacing w:before="1"/>
              <w:ind w:left="108"/>
              <w:rPr>
                <w:b/>
              </w:rPr>
            </w:pPr>
            <w:r>
              <w:rPr>
                <w:b/>
              </w:rPr>
              <w:t>Date: 15-nov-2021</w:t>
            </w:r>
          </w:p>
        </w:tc>
      </w:tr>
      <w:tr w:rsidR="009A6585" w14:paraId="70DC8732" w14:textId="77777777" w:rsidTr="009A6A48">
        <w:trPr>
          <w:trHeight w:val="388"/>
        </w:trPr>
        <w:tc>
          <w:tcPr>
            <w:tcW w:w="5163" w:type="dxa"/>
          </w:tcPr>
          <w:p w14:paraId="704EF4B5" w14:textId="77777777" w:rsidR="009A6585" w:rsidRDefault="009A6585" w:rsidP="009A6A48">
            <w:pPr>
              <w:pStyle w:val="TableParagraph"/>
              <w:spacing w:line="268" w:lineRule="exact"/>
              <w:ind w:left="107"/>
              <w:rPr>
                <w:b/>
              </w:rPr>
            </w:pPr>
            <w:r>
              <w:rPr>
                <w:b/>
              </w:rPr>
              <w:t>Name: Bhupinder</w:t>
            </w:r>
          </w:p>
        </w:tc>
        <w:tc>
          <w:tcPr>
            <w:tcW w:w="5163" w:type="dxa"/>
          </w:tcPr>
          <w:p w14:paraId="200EBFB0" w14:textId="23BD1B69" w:rsidR="009A6585" w:rsidRDefault="003C2C22" w:rsidP="009A6A48">
            <w:pPr>
              <w:pStyle w:val="TableParagraph"/>
              <w:spacing w:line="268" w:lineRule="exact"/>
              <w:ind w:left="108"/>
              <w:rPr>
                <w:b/>
              </w:rPr>
            </w:pPr>
            <w:r>
              <w:rPr>
                <w:b/>
              </w:rPr>
              <w:t>Title:</w:t>
            </w:r>
            <w:r w:rsidRPr="00EB28BB">
              <w:rPr>
                <w:bCs/>
              </w:rPr>
              <w:t xml:space="preserve"> Online</w:t>
            </w:r>
            <w:r w:rsidR="009A6585" w:rsidRPr="00EB28BB">
              <w:rPr>
                <w:bCs/>
              </w:rPr>
              <w:t xml:space="preserve"> Appointment</w:t>
            </w:r>
          </w:p>
        </w:tc>
      </w:tr>
      <w:tr w:rsidR="009A6585" w14:paraId="1F0C6FC3" w14:textId="77777777" w:rsidTr="009A6A48">
        <w:trPr>
          <w:trHeight w:val="388"/>
        </w:trPr>
        <w:tc>
          <w:tcPr>
            <w:tcW w:w="10326" w:type="dxa"/>
            <w:gridSpan w:val="2"/>
          </w:tcPr>
          <w:p w14:paraId="573B7536" w14:textId="77777777" w:rsidR="009A6585" w:rsidRDefault="009A6585" w:rsidP="009A6A48">
            <w:pPr>
              <w:pStyle w:val="TableParagraph"/>
              <w:spacing w:line="268" w:lineRule="exact"/>
              <w:ind w:left="107"/>
              <w:rPr>
                <w:b/>
              </w:rPr>
            </w:pPr>
            <w:r>
              <w:rPr>
                <w:b/>
              </w:rPr>
              <w:t>Contact details (email/Tel):</w:t>
            </w:r>
          </w:p>
        </w:tc>
      </w:tr>
    </w:tbl>
    <w:p w14:paraId="3B2848D5" w14:textId="77777777" w:rsidR="009A6585" w:rsidRDefault="009A6585" w:rsidP="009A6585">
      <w:pPr>
        <w:spacing w:line="268" w:lineRule="exact"/>
        <w:ind w:right="17"/>
        <w:sectPr w:rsidR="009A6585">
          <w:type w:val="continuous"/>
          <w:pgSz w:w="11910" w:h="16840"/>
          <w:pgMar w:top="1420" w:right="560" w:bottom="280" w:left="560" w:header="720" w:footer="720" w:gutter="0"/>
          <w:cols w:space="720"/>
        </w:sectPr>
      </w:pPr>
    </w:p>
    <w:p w14:paraId="137EE7AD" w14:textId="77777777" w:rsidR="00042586" w:rsidRDefault="003B2B87" w:rsidP="009A6585">
      <w:pPr>
        <w:rPr>
          <w:b/>
        </w:rPr>
      </w:pPr>
      <w:r w:rsidRPr="003B2B87">
        <w:rPr>
          <w:b/>
        </w:rPr>
        <w:lastRenderedPageBreak/>
        <w:t>Task 7- Presentation</w:t>
      </w:r>
    </w:p>
    <w:p w14:paraId="068A9897" w14:textId="51EDD1D7" w:rsidR="003B2B87" w:rsidRDefault="00A5334E">
      <w:pPr>
        <w:rPr>
          <w:b/>
        </w:rPr>
      </w:pPr>
      <w:r>
        <w:fldChar w:fldCharType="begin"/>
      </w:r>
      <w:ins w:id="0" w:author="Dipti Kartikeya" w:date="2021-12-06T10:11:00Z">
        <w:r w:rsidR="00581863">
          <w:instrText>HYPERLINK "C:\\Users\\dipti.kartikeya\\AppData\\Local\\Microsoft\\Windows\\INetCache\\Content.Outlook\\004X4QZB\\2021-11-26 09.17.23 Level-6 March 2021 Intake\\video2310881027.mp4"</w:instrText>
        </w:r>
      </w:ins>
      <w:del w:id="1" w:author="Dipti Kartikeya" w:date="2021-12-06T10:11:00Z">
        <w:r w:rsidDel="00581863">
          <w:delInstrText xml:space="preserve"> HYPERLINK "2021-11-26%2009.17.23%20Level-6%20March%202021%20Intake/video2310881027.mp4" </w:delInstrText>
        </w:r>
      </w:del>
      <w:r>
        <w:fldChar w:fldCharType="separate"/>
      </w:r>
      <w:r w:rsidR="008D64D3" w:rsidRPr="008D64D3">
        <w:rPr>
          <w:rStyle w:val="Hyperlink"/>
          <w:b/>
        </w:rPr>
        <w:t>2021-11-26 09.17.23 Level-6 March 2021 Intake\video2310881027.mp4</w:t>
      </w:r>
      <w:r>
        <w:rPr>
          <w:rStyle w:val="Hyperlink"/>
          <w:b/>
        </w:rPr>
        <w:fldChar w:fldCharType="end"/>
      </w:r>
      <w:r w:rsidR="003B2B87">
        <w:rPr>
          <w:b/>
        </w:rPr>
        <w:br w:type="page"/>
      </w:r>
    </w:p>
    <w:p w14:paraId="0E0C89F0" w14:textId="663E7214" w:rsidR="003B2B87" w:rsidRDefault="003B2B87" w:rsidP="00BE40F9">
      <w:pPr>
        <w:pStyle w:val="Heading1"/>
        <w:rPr>
          <w:b/>
          <w:bCs/>
        </w:rPr>
      </w:pPr>
      <w:r w:rsidRPr="00BE40F9">
        <w:rPr>
          <w:b/>
          <w:bCs/>
        </w:rPr>
        <w:lastRenderedPageBreak/>
        <w:t>Task 8 - Software development life cycle stages</w:t>
      </w:r>
    </w:p>
    <w:p w14:paraId="04AB523E" w14:textId="77777777" w:rsidR="00BE40F9" w:rsidRPr="00BE40F9" w:rsidRDefault="00BE40F9" w:rsidP="00BE40F9"/>
    <w:p w14:paraId="12146EB1" w14:textId="78A06CF0" w:rsidR="003B2B87" w:rsidRDefault="009B6578" w:rsidP="003B2B87">
      <w:pPr>
        <w:rPr>
          <w:lang w:val="en-NZ"/>
        </w:rPr>
      </w:pPr>
      <w:r w:rsidRPr="00BE40F9">
        <w:rPr>
          <w:rStyle w:val="BodyTextChar"/>
          <w:b/>
          <w:bCs/>
          <w:color w:val="4472C4" w:themeColor="accent5"/>
        </w:rPr>
        <w:t>Planning: -</w:t>
      </w:r>
      <w:r w:rsidR="003B2B87" w:rsidRPr="00BE40F9">
        <w:rPr>
          <w:b/>
          <w:color w:val="4472C4" w:themeColor="accent5"/>
          <w:lang w:val="en-NZ"/>
        </w:rPr>
        <w:t xml:space="preserve"> </w:t>
      </w:r>
      <w:r w:rsidR="00193278">
        <w:rPr>
          <w:b/>
          <w:lang w:val="en-NZ"/>
        </w:rPr>
        <w:t>I</w:t>
      </w:r>
      <w:r w:rsidR="00295440" w:rsidRPr="00295440">
        <w:rPr>
          <w:lang w:val="en-NZ"/>
        </w:rPr>
        <w:t xml:space="preserve">n this step, </w:t>
      </w:r>
      <w:r w:rsidR="0011201D">
        <w:t>I put</w:t>
      </w:r>
      <w:r w:rsidR="00295440" w:rsidRPr="00295440">
        <w:rPr>
          <w:lang w:val="en-NZ"/>
        </w:rPr>
        <w:t xml:space="preserve"> together all the tools to consider the scope and gravitas needed to pursue the software or project we want. The awareness of our customer’s requirements and how much capital, time, and resources we can contribute to their product’s success is also known as a “feasibility report.” And when we are in the preparation process, the three things that are mandatory to keep in mind are:</w:t>
      </w:r>
    </w:p>
    <w:p w14:paraId="28736933" w14:textId="2D755446" w:rsidR="009B6578" w:rsidRPr="00DF6FDC" w:rsidRDefault="009B6578" w:rsidP="009B6578">
      <w:pPr>
        <w:pStyle w:val="BodyText"/>
        <w:rPr>
          <w:b/>
          <w:bCs/>
          <w:color w:val="4472C4" w:themeColor="accent5"/>
          <w:shd w:val="clear" w:color="auto" w:fill="FFFFFF"/>
        </w:rPr>
      </w:pPr>
      <w:r w:rsidRPr="00DF6FDC">
        <w:rPr>
          <w:b/>
          <w:bCs/>
          <w:color w:val="4472C4" w:themeColor="accent5"/>
          <w:shd w:val="clear" w:color="auto" w:fill="FFFFFF"/>
        </w:rPr>
        <w:t>Benefits of Planning</w:t>
      </w:r>
    </w:p>
    <w:p w14:paraId="092EBB34" w14:textId="0CB83292" w:rsidR="009B6578" w:rsidRDefault="00C65B35" w:rsidP="00317BE6">
      <w:pPr>
        <w:pStyle w:val="ListParagraph"/>
        <w:numPr>
          <w:ilvl w:val="0"/>
          <w:numId w:val="16"/>
        </w:numPr>
        <w:rPr>
          <w:lang w:val="en-NZ"/>
        </w:rPr>
      </w:pPr>
      <w:r w:rsidRPr="00C65B35">
        <w:rPr>
          <w:lang w:val="en-NZ"/>
        </w:rPr>
        <w:t xml:space="preserve">Planning serves as a road map for </w:t>
      </w:r>
      <w:r w:rsidR="00DF6FDC" w:rsidRPr="00C65B35">
        <w:rPr>
          <w:lang w:val="en-NZ"/>
        </w:rPr>
        <w:t>action</w:t>
      </w:r>
      <w:r w:rsidR="00DF6FDC">
        <w:rPr>
          <w:lang w:val="en-NZ"/>
        </w:rPr>
        <w:t>:</w:t>
      </w:r>
      <w:r w:rsidR="00630360">
        <w:rPr>
          <w:lang w:val="en-NZ"/>
        </w:rPr>
        <w:t xml:space="preserve"> </w:t>
      </w:r>
      <w:r w:rsidR="00A94341" w:rsidRPr="00A94341">
        <w:rPr>
          <w:lang w:val="en-NZ"/>
        </w:rPr>
        <w:t>A roadmap is a strategic plan that identifies a goal or desired outcome and the main actions or milestones that must be accomplished to achieve it</w:t>
      </w:r>
    </w:p>
    <w:p w14:paraId="536EEFED" w14:textId="30E84E9B" w:rsidR="00C65B35" w:rsidRPr="0011201D" w:rsidRDefault="00C65B35" w:rsidP="00317BE6">
      <w:pPr>
        <w:pStyle w:val="ListParagraph"/>
        <w:numPr>
          <w:ilvl w:val="0"/>
          <w:numId w:val="16"/>
        </w:numPr>
        <w:rPr>
          <w:lang w:val="en-NZ"/>
        </w:rPr>
      </w:pPr>
      <w:r w:rsidRPr="00C65B35">
        <w:rPr>
          <w:shd w:val="clear" w:color="auto" w:fill="FFFFFF"/>
        </w:rPr>
        <w:t>Flexibility</w:t>
      </w:r>
      <w:r w:rsidR="00630360">
        <w:rPr>
          <w:shd w:val="clear" w:color="auto" w:fill="FFFFFF"/>
        </w:rPr>
        <w:t xml:space="preserve">: </w:t>
      </w:r>
      <w:r w:rsidR="00DB73F1">
        <w:rPr>
          <w:shd w:val="clear" w:color="auto" w:fill="FFFFFF"/>
        </w:rPr>
        <w:t>It helps to</w:t>
      </w:r>
      <w:r w:rsidR="00630360" w:rsidRPr="00630360">
        <w:rPr>
          <w:shd w:val="clear" w:color="auto" w:fill="FFFFFF"/>
        </w:rPr>
        <w:t xml:space="preserve"> everyone </w:t>
      </w:r>
      <w:r w:rsidR="00DB73F1">
        <w:rPr>
          <w:shd w:val="clear" w:color="auto" w:fill="FFFFFF"/>
        </w:rPr>
        <w:t xml:space="preserve">to </w:t>
      </w:r>
      <w:r w:rsidR="00630360" w:rsidRPr="00630360">
        <w:rPr>
          <w:shd w:val="clear" w:color="auto" w:fill="FFFFFF"/>
        </w:rPr>
        <w:t>understands what objective they're aiming for, but the method to getting there isn't set in stone (especially when it comes to software development</w:t>
      </w:r>
    </w:p>
    <w:p w14:paraId="461480BB" w14:textId="6F33D5CE" w:rsidR="0011201D" w:rsidRPr="00C65B35" w:rsidRDefault="0011201D" w:rsidP="00A94341">
      <w:pPr>
        <w:pStyle w:val="ListParagraph"/>
        <w:rPr>
          <w:lang w:val="en-NZ"/>
        </w:rPr>
      </w:pPr>
    </w:p>
    <w:p w14:paraId="53A5F2D4" w14:textId="7829AD20" w:rsidR="00C65B35" w:rsidRDefault="00C65B35" w:rsidP="00C65B35">
      <w:pPr>
        <w:pStyle w:val="ListParagraph"/>
        <w:rPr>
          <w:shd w:val="clear" w:color="auto" w:fill="FFFFFF"/>
        </w:rPr>
      </w:pPr>
    </w:p>
    <w:p w14:paraId="3A409010" w14:textId="08DA190D" w:rsidR="00C65B35" w:rsidRPr="00C65B35" w:rsidRDefault="00C65B35" w:rsidP="00C65B35">
      <w:pPr>
        <w:pStyle w:val="ListParagraph"/>
        <w:rPr>
          <w:lang w:val="en-NZ"/>
        </w:rPr>
      </w:pPr>
      <w:r>
        <w:rPr>
          <w:noProof/>
          <w:lang w:val="en-NZ"/>
        </w:rPr>
        <w:drawing>
          <wp:inline distT="0" distB="0" distL="0" distR="0" wp14:anchorId="31FFC996" wp14:editId="70F1E541">
            <wp:extent cx="2857500" cy="1571625"/>
            <wp:effectExtent l="0" t="0" r="0" b="9525"/>
            <wp:docPr id="26" name="Picture 26" descr="Chat or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t or text messag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857500" cy="1571625"/>
                    </a:xfrm>
                    <a:prstGeom prst="rect">
                      <a:avLst/>
                    </a:prstGeom>
                  </pic:spPr>
                </pic:pic>
              </a:graphicData>
            </a:graphic>
          </wp:inline>
        </w:drawing>
      </w:r>
    </w:p>
    <w:p w14:paraId="34E7401D" w14:textId="77777777" w:rsidR="003B2B87" w:rsidRDefault="003B2B87" w:rsidP="003B2B87">
      <w:pPr>
        <w:ind w:left="720"/>
        <w:rPr>
          <w:lang w:val="en-NZ"/>
        </w:rPr>
      </w:pPr>
    </w:p>
    <w:p w14:paraId="26935AC6" w14:textId="5255D189" w:rsidR="00E47209" w:rsidRDefault="009B6578" w:rsidP="003B2B87">
      <w:pPr>
        <w:rPr>
          <w:lang w:val="en-NZ"/>
        </w:rPr>
      </w:pPr>
      <w:r w:rsidRPr="00BE40F9">
        <w:rPr>
          <w:rStyle w:val="BodyTextChar"/>
          <w:b/>
          <w:bCs/>
          <w:color w:val="4472C4" w:themeColor="accent5"/>
        </w:rPr>
        <w:t>Requirement: -</w:t>
      </w:r>
      <w:r w:rsidRPr="00BE40F9">
        <w:rPr>
          <w:bCs/>
          <w:color w:val="4472C4" w:themeColor="accent5"/>
          <w:lang w:val="en-NZ"/>
        </w:rPr>
        <w:t xml:space="preserve"> </w:t>
      </w:r>
      <w:r w:rsidRPr="003C2C22">
        <w:rPr>
          <w:bCs/>
          <w:lang w:val="en-NZ"/>
        </w:rPr>
        <w:t>Next</w:t>
      </w:r>
      <w:r w:rsidR="00E47209" w:rsidRPr="00E47209">
        <w:rPr>
          <w:lang w:val="en-NZ"/>
        </w:rPr>
        <w:t xml:space="preserve"> in the System development life cycle is the requirement. </w:t>
      </w:r>
      <w:r w:rsidR="00DF6FDC">
        <w:rPr>
          <w:lang w:val="en-NZ"/>
        </w:rPr>
        <w:t>It</w:t>
      </w:r>
      <w:r w:rsidR="00E47209" w:rsidRPr="00E47209">
        <w:rPr>
          <w:lang w:val="en-NZ"/>
        </w:rPr>
        <w:t xml:space="preserve"> ensures the project requirements of the end-users of the system. The company needs to connect with IT departments to express the new technology and improvement criteria.</w:t>
      </w:r>
    </w:p>
    <w:p w14:paraId="7E0E2748" w14:textId="16BCF78E" w:rsidR="003B2B87" w:rsidRDefault="003B2B87" w:rsidP="003B2B87">
      <w:pPr>
        <w:rPr>
          <w:lang w:val="en-NZ"/>
        </w:rPr>
      </w:pPr>
      <w:r w:rsidRPr="00BE40F9">
        <w:rPr>
          <w:rStyle w:val="BodyTextChar"/>
          <w:b/>
          <w:bCs/>
          <w:color w:val="4472C4" w:themeColor="accent5"/>
        </w:rPr>
        <w:t xml:space="preserve">Software Design and </w:t>
      </w:r>
      <w:r w:rsidR="009B6578" w:rsidRPr="00BE40F9">
        <w:rPr>
          <w:rStyle w:val="BodyTextChar"/>
          <w:b/>
          <w:bCs/>
          <w:color w:val="4472C4" w:themeColor="accent5"/>
        </w:rPr>
        <w:t>prototyping:</w:t>
      </w:r>
      <w:r w:rsidR="009B6578" w:rsidRPr="00BE40F9">
        <w:rPr>
          <w:b/>
          <w:color w:val="4472C4" w:themeColor="accent5"/>
          <w:lang w:val="en-NZ"/>
        </w:rPr>
        <w:t xml:space="preserve"> </w:t>
      </w:r>
      <w:r w:rsidR="009B6578" w:rsidRPr="00221198">
        <w:rPr>
          <w:b/>
          <w:lang w:val="en-NZ"/>
        </w:rPr>
        <w:t>-</w:t>
      </w:r>
      <w:r>
        <w:rPr>
          <w:b/>
          <w:lang w:val="en-NZ"/>
        </w:rPr>
        <w:t xml:space="preserve"> </w:t>
      </w:r>
      <w:r w:rsidRPr="007837DE">
        <w:rPr>
          <w:lang w:val="en-NZ"/>
        </w:rPr>
        <w:t>In this phase, the requirement gathered in the SRS document is used as an input and software architecture that is used for implementing system development is derived.</w:t>
      </w:r>
    </w:p>
    <w:p w14:paraId="0005EEB2" w14:textId="77777777" w:rsidR="00564EC9" w:rsidRDefault="00564EC9" w:rsidP="003B2B87">
      <w:pPr>
        <w:rPr>
          <w:lang w:val="en-NZ"/>
        </w:rPr>
      </w:pPr>
    </w:p>
    <w:p w14:paraId="7EA2C7C0" w14:textId="77777777" w:rsidR="00564EC9" w:rsidRPr="00C65B35" w:rsidRDefault="00564EC9" w:rsidP="00564EC9">
      <w:pPr>
        <w:tabs>
          <w:tab w:val="left" w:pos="1995"/>
        </w:tabs>
        <w:rPr>
          <w:rFonts w:ascii="Times New Roman" w:hAnsi="Times New Roman" w:cs="Times New Roman"/>
          <w:iCs/>
          <w:color w:val="4472C4" w:themeColor="accent5"/>
          <w:sz w:val="28"/>
          <w:szCs w:val="28"/>
        </w:rPr>
      </w:pPr>
      <w:r w:rsidRPr="00C65B35">
        <w:rPr>
          <w:rFonts w:ascii="Times New Roman" w:hAnsi="Times New Roman" w:cs="Times New Roman"/>
          <w:b/>
          <w:iCs/>
          <w:color w:val="4472C4" w:themeColor="accent5"/>
          <w:sz w:val="28"/>
          <w:szCs w:val="28"/>
        </w:rPr>
        <w:t>Output Screens</w:t>
      </w:r>
    </w:p>
    <w:p w14:paraId="2ACC0A1B" w14:textId="77777777" w:rsidR="003F2A76" w:rsidRDefault="00564EC9" w:rsidP="003F2A76">
      <w:pPr>
        <w:tabs>
          <w:tab w:val="left" w:pos="1995"/>
        </w:tabs>
      </w:pPr>
      <w:r w:rsidRPr="003F2A76">
        <w:rPr>
          <w:rStyle w:val="BodyTextChar"/>
          <w:b/>
          <w:bCs/>
          <w:color w:val="4472C4" w:themeColor="accent5"/>
        </w:rPr>
        <w:t xml:space="preserve">1. Register Page: </w:t>
      </w:r>
      <w:r w:rsidR="00C65B35" w:rsidRPr="003F2A76">
        <w:rPr>
          <w:rStyle w:val="BodyTextChar"/>
          <w:b/>
          <w:bCs/>
          <w:color w:val="4472C4" w:themeColor="accent5"/>
        </w:rPr>
        <w:t>-</w:t>
      </w:r>
      <w:r w:rsidR="00C65B35" w:rsidRPr="003F2A76">
        <w:rPr>
          <w:rFonts w:ascii="Times New Roman" w:hAnsi="Times New Roman" w:cs="Times New Roman"/>
          <w:b/>
          <w:color w:val="4472C4" w:themeColor="accent5"/>
          <w:sz w:val="28"/>
          <w:szCs w:val="28"/>
        </w:rPr>
        <w:t xml:space="preserve"> </w:t>
      </w:r>
      <w:r w:rsidR="00C65B35" w:rsidRPr="00D32A77">
        <w:t>This</w:t>
      </w:r>
      <w:r w:rsidRPr="00D32A77">
        <w:t xml:space="preserve"> is Register page in which You can register new user</w:t>
      </w:r>
      <w:r w:rsidR="00EC6A57">
        <w:t xml:space="preserve"> while fill out with some details likes as email, password Re-type password and name</w:t>
      </w:r>
      <w:r w:rsidR="00654820">
        <w:t>.</w:t>
      </w:r>
      <w:r w:rsidR="00EC6A57">
        <w:t xml:space="preserve"> after this step you must press on register button to be a register there</w:t>
      </w:r>
    </w:p>
    <w:p w14:paraId="23A0B6B7" w14:textId="77777777" w:rsidR="003F2A76" w:rsidRDefault="003F2A76" w:rsidP="003F2A76">
      <w:pPr>
        <w:tabs>
          <w:tab w:val="left" w:pos="1995"/>
        </w:tabs>
      </w:pPr>
    </w:p>
    <w:p w14:paraId="647506E7" w14:textId="2DDD326F" w:rsidR="00564EC9" w:rsidRPr="00A87289" w:rsidRDefault="00564EC9" w:rsidP="003F2A76">
      <w:pPr>
        <w:tabs>
          <w:tab w:val="left" w:pos="1995"/>
        </w:tabs>
        <w:rPr>
          <w:rFonts w:ascii="Times New Roman" w:hAnsi="Times New Roman" w:cs="Times New Roman"/>
          <w:b/>
          <w:sz w:val="28"/>
          <w:szCs w:val="28"/>
        </w:rPr>
      </w:pPr>
      <w:r w:rsidRPr="00C87AEE">
        <w:rPr>
          <w:rStyle w:val="BodyTextChar"/>
          <w:b/>
          <w:bCs/>
          <w:color w:val="4472C4" w:themeColor="accent5"/>
        </w:rPr>
        <w:t>2. Login Page: -</w:t>
      </w:r>
      <w:r w:rsidRPr="00C87AEE">
        <w:rPr>
          <w:rFonts w:ascii="Times New Roman" w:hAnsi="Times New Roman" w:cs="Times New Roman"/>
          <w:b/>
          <w:color w:val="4472C4" w:themeColor="accent5"/>
          <w:sz w:val="28"/>
          <w:szCs w:val="28"/>
        </w:rPr>
        <w:t xml:space="preserve"> </w:t>
      </w:r>
      <w:r w:rsidRPr="00C87AEE">
        <w:t xml:space="preserve">This is Login page of our website. In this page I can login as </w:t>
      </w:r>
      <w:r w:rsidR="00BE40F9" w:rsidRPr="00C87AEE">
        <w:t>an</w:t>
      </w:r>
      <w:r w:rsidRPr="00C87AEE">
        <w:t xml:space="preserve"> Admin and </w:t>
      </w:r>
      <w:r w:rsidR="00BE40F9" w:rsidRPr="00C87AEE">
        <w:t>as</w:t>
      </w:r>
      <w:r w:rsidRPr="00C87AEE">
        <w:t xml:space="preserve"> a </w:t>
      </w:r>
      <w:r w:rsidR="00BE40F9" w:rsidRPr="00C87AEE">
        <w:t>manager</w:t>
      </w:r>
      <w:r w:rsidR="00DB4098">
        <w:t xml:space="preserve"> while filling email and </w:t>
      </w:r>
      <w:r w:rsidR="00654820">
        <w:t xml:space="preserve">credentials and don’t forgot o click on login button. In this user can also save their email and password for </w:t>
      </w:r>
      <w:r w:rsidR="00BA02F0">
        <w:t>future while tick on remember me option.</w:t>
      </w:r>
    </w:p>
    <w:p w14:paraId="562883D9" w14:textId="77777777" w:rsidR="00BA02F0" w:rsidRDefault="00BA02F0" w:rsidP="00564EC9">
      <w:pPr>
        <w:rPr>
          <w:b/>
          <w:color w:val="4472C4" w:themeColor="accent5"/>
        </w:rPr>
      </w:pPr>
    </w:p>
    <w:p w14:paraId="0EBD1BD2" w14:textId="77777777" w:rsidR="00BA02F0" w:rsidRDefault="00564EC9" w:rsidP="00BA02F0">
      <w:r w:rsidRPr="003F2A76">
        <w:rPr>
          <w:rStyle w:val="BodyTextChar"/>
          <w:b/>
          <w:bCs/>
          <w:color w:val="4472C4" w:themeColor="accent5"/>
        </w:rPr>
        <w:t>3.  Admin Login:</w:t>
      </w:r>
      <w:r w:rsidRPr="003F2A76">
        <w:rPr>
          <w:color w:val="4472C4" w:themeColor="accent5"/>
        </w:rPr>
        <w:t xml:space="preserve">  </w:t>
      </w:r>
      <w:r w:rsidRPr="00A87289">
        <w:t>When</w:t>
      </w:r>
      <w:r>
        <w:t xml:space="preserve"> admin logins then he can access </w:t>
      </w:r>
      <w:r w:rsidR="00C87AEE">
        <w:t>all</w:t>
      </w:r>
      <w:r>
        <w:t xml:space="preserve"> modules of website. </w:t>
      </w:r>
      <w:r w:rsidR="00BA02F0">
        <w:t>Admin can Access service page, customer page, appointment and so on</w:t>
      </w:r>
      <w:r>
        <w:t>.</w:t>
      </w:r>
      <w:r w:rsidR="009F61F2">
        <w:t xml:space="preserve"> Admin can also delete, </w:t>
      </w:r>
      <w:proofErr w:type="gramStart"/>
      <w:r w:rsidR="009F61F2">
        <w:t>edit</w:t>
      </w:r>
      <w:proofErr w:type="gramEnd"/>
      <w:r w:rsidR="009F61F2">
        <w:t xml:space="preserve"> and can change details of website</w:t>
      </w:r>
    </w:p>
    <w:p w14:paraId="5C7FA8B1" w14:textId="77777777" w:rsidR="00BA02F0" w:rsidRDefault="00BA02F0" w:rsidP="00BA02F0"/>
    <w:p w14:paraId="66B10BF5" w14:textId="77777777" w:rsidR="003F2A76" w:rsidRDefault="00564EC9" w:rsidP="003F2A76">
      <w:r w:rsidRPr="003F2A76">
        <w:rPr>
          <w:rStyle w:val="BodyTextChar"/>
          <w:b/>
          <w:bCs/>
          <w:color w:val="4472C4" w:themeColor="accent5"/>
        </w:rPr>
        <w:t xml:space="preserve">4.  Service: </w:t>
      </w:r>
      <w:r w:rsidR="00C87AEE" w:rsidRPr="003F2A76">
        <w:rPr>
          <w:rStyle w:val="BodyTextChar"/>
          <w:b/>
          <w:bCs/>
          <w:color w:val="4472C4" w:themeColor="accent5"/>
        </w:rPr>
        <w:t>-</w:t>
      </w:r>
      <w:r w:rsidR="00C87AEE" w:rsidRPr="003F2A76">
        <w:rPr>
          <w:b/>
          <w:color w:val="4472C4" w:themeColor="accent5"/>
        </w:rPr>
        <w:t xml:space="preserve"> </w:t>
      </w:r>
      <w:r w:rsidR="00C87AEE">
        <w:t>Here</w:t>
      </w:r>
      <w:r>
        <w:t xml:space="preserve"> I can show the service in my website. And clicking on </w:t>
      </w:r>
      <w:r w:rsidR="00BA02F0">
        <w:t xml:space="preserve">service page it takes to user on </w:t>
      </w:r>
      <w:r>
        <w:t>the create new service</w:t>
      </w:r>
      <w:r w:rsidR="00BA02F0">
        <w:t xml:space="preserve"> in which users can select servic</w:t>
      </w:r>
      <w:r w:rsidR="00ED1755">
        <w:t>e</w:t>
      </w:r>
      <w:r>
        <w:t xml:space="preserve">. </w:t>
      </w:r>
      <w:r w:rsidR="00ED1755">
        <w:t xml:space="preserve">They can also </w:t>
      </w:r>
      <w:r>
        <w:t xml:space="preserve">Edit and delete service </w:t>
      </w:r>
      <w:r w:rsidR="00ED1755">
        <w:t>that time they do not want to book</w:t>
      </w:r>
    </w:p>
    <w:p w14:paraId="66EDB241" w14:textId="77777777" w:rsidR="003F2A76" w:rsidRDefault="003F2A76" w:rsidP="003F2A76"/>
    <w:p w14:paraId="3AE6CC54" w14:textId="3124AC2B" w:rsidR="00ED1755" w:rsidRDefault="00564EC9" w:rsidP="003F2A76">
      <w:r w:rsidRPr="003F2A76">
        <w:rPr>
          <w:rStyle w:val="BodyTextChar"/>
          <w:b/>
          <w:bCs/>
          <w:color w:val="4472C4" w:themeColor="accent5"/>
        </w:rPr>
        <w:t xml:space="preserve">5.  Customer: </w:t>
      </w:r>
      <w:r w:rsidR="00C87AEE" w:rsidRPr="003F2A76">
        <w:rPr>
          <w:rStyle w:val="BodyTextChar"/>
          <w:b/>
          <w:bCs/>
          <w:color w:val="4472C4" w:themeColor="accent5"/>
        </w:rPr>
        <w:t>-</w:t>
      </w:r>
      <w:r w:rsidR="00C87AEE" w:rsidRPr="003F2A76">
        <w:rPr>
          <w:b/>
          <w:color w:val="4472C4" w:themeColor="accent5"/>
        </w:rPr>
        <w:t xml:space="preserve"> </w:t>
      </w:r>
      <w:r w:rsidR="00C87AEE">
        <w:t>Here</w:t>
      </w:r>
      <w:r>
        <w:t xml:space="preserve"> I can show the customer in my website. And clicking on the create new link I can create the customer. </w:t>
      </w:r>
      <w:r w:rsidR="00ED1755">
        <w:t xml:space="preserve">The list of customers will come out. </w:t>
      </w:r>
      <w:r>
        <w:t>Edit and delete customer are also available here.</w:t>
      </w:r>
      <w:r w:rsidR="009F61F2">
        <w:t xml:space="preserve"> This also helps to maintain customer records</w:t>
      </w:r>
    </w:p>
    <w:p w14:paraId="0EAB34B0" w14:textId="77777777" w:rsidR="00ED1755" w:rsidRDefault="00ED1755" w:rsidP="00564EC9">
      <w:pPr>
        <w:tabs>
          <w:tab w:val="left" w:pos="3135"/>
        </w:tabs>
      </w:pPr>
    </w:p>
    <w:p w14:paraId="41353AFA" w14:textId="6412716D" w:rsidR="003F2A76" w:rsidRDefault="00564EC9" w:rsidP="00564EC9">
      <w:pPr>
        <w:tabs>
          <w:tab w:val="left" w:pos="3135"/>
        </w:tabs>
      </w:pPr>
      <w:r w:rsidRPr="00DC1DE8">
        <w:rPr>
          <w:rStyle w:val="BodyTextChar"/>
          <w:b/>
          <w:bCs/>
          <w:color w:val="4472C4" w:themeColor="accent5"/>
        </w:rPr>
        <w:t xml:space="preserve">6.  Slot: </w:t>
      </w:r>
      <w:r w:rsidR="00C87AEE" w:rsidRPr="00DC1DE8">
        <w:rPr>
          <w:rStyle w:val="BodyTextChar"/>
          <w:b/>
          <w:bCs/>
          <w:color w:val="4472C4" w:themeColor="accent5"/>
        </w:rPr>
        <w:t>-</w:t>
      </w:r>
      <w:r w:rsidR="00C87AEE" w:rsidRPr="00DC1DE8">
        <w:rPr>
          <w:b/>
          <w:color w:val="4472C4" w:themeColor="accent5"/>
        </w:rPr>
        <w:t xml:space="preserve"> </w:t>
      </w:r>
      <w:r w:rsidR="00C87AEE">
        <w:t>Here</w:t>
      </w:r>
      <w:r>
        <w:t xml:space="preserve"> I can show the slot in my website</w:t>
      </w:r>
      <w:r w:rsidR="00BE40F9">
        <w:t>.</w:t>
      </w:r>
      <w:r w:rsidR="001320E0">
        <w:t xml:space="preserve"> after</w:t>
      </w:r>
      <w:r w:rsidR="00BE40F9">
        <w:t xml:space="preserve"> </w:t>
      </w:r>
      <w:r>
        <w:t xml:space="preserve">clicking on the </w:t>
      </w:r>
      <w:r w:rsidR="00ED1755">
        <w:t>slot</w:t>
      </w:r>
      <w:r>
        <w:t xml:space="preserve"> </w:t>
      </w:r>
      <w:r w:rsidR="001320E0">
        <w:t>page,</w:t>
      </w:r>
      <w:r w:rsidR="003F2A76">
        <w:t xml:space="preserve"> it can take to </w:t>
      </w:r>
      <w:r>
        <w:t>new</w:t>
      </w:r>
      <w:r w:rsidR="003F2A76">
        <w:t xml:space="preserve"> page where user</w:t>
      </w:r>
      <w:r>
        <w:t xml:space="preserve"> can create the slot.</w:t>
      </w:r>
      <w:r w:rsidR="009F61F2">
        <w:t xml:space="preserve"> In this customer can save their time while selecting slot they can book slot and get service on arrival time. Also Edit</w:t>
      </w:r>
      <w:r>
        <w:t xml:space="preserve"> and delete slot </w:t>
      </w:r>
      <w:r w:rsidR="009F61F2">
        <w:t>option is</w:t>
      </w:r>
      <w:r>
        <w:t xml:space="preserve"> also available here.</w:t>
      </w:r>
    </w:p>
    <w:p w14:paraId="36C1D7E6" w14:textId="77777777" w:rsidR="003F2A76" w:rsidRDefault="003F2A76" w:rsidP="00564EC9">
      <w:pPr>
        <w:tabs>
          <w:tab w:val="left" w:pos="3135"/>
        </w:tabs>
      </w:pPr>
    </w:p>
    <w:p w14:paraId="464F98AD" w14:textId="32245446" w:rsidR="00564EC9" w:rsidRPr="00A87289" w:rsidRDefault="00564EC9" w:rsidP="00564EC9">
      <w:pPr>
        <w:tabs>
          <w:tab w:val="left" w:pos="3135"/>
        </w:tabs>
      </w:pPr>
      <w:r w:rsidRPr="00DC1DE8">
        <w:rPr>
          <w:rStyle w:val="BodyTextChar"/>
          <w:b/>
          <w:bCs/>
          <w:color w:val="4472C4" w:themeColor="accent5"/>
        </w:rPr>
        <w:t xml:space="preserve">7.  Appointment </w:t>
      </w:r>
      <w:r w:rsidR="00C87AEE" w:rsidRPr="00DC1DE8">
        <w:rPr>
          <w:rStyle w:val="BodyTextChar"/>
          <w:b/>
          <w:bCs/>
          <w:color w:val="4472C4" w:themeColor="accent5"/>
        </w:rPr>
        <w:t>-</w:t>
      </w:r>
      <w:r w:rsidR="00C87AEE" w:rsidRPr="00DC1DE8">
        <w:rPr>
          <w:b/>
          <w:color w:val="4472C4" w:themeColor="accent5"/>
        </w:rPr>
        <w:t xml:space="preserve"> </w:t>
      </w:r>
      <w:r w:rsidR="00C87AEE">
        <w:t>Here</w:t>
      </w:r>
      <w:r>
        <w:t xml:space="preserve"> I can show the appointment in my website. And clicking on the create new link I can create the appointment.</w:t>
      </w:r>
      <w:r w:rsidR="004C3BD3">
        <w:t xml:space="preserve"> Appointment is booked by some details such as name, service name and date but they not satisfied with it they can</w:t>
      </w:r>
      <w:r>
        <w:t xml:space="preserve"> Edit and delete appointment </w:t>
      </w:r>
      <w:r w:rsidR="004C3BD3">
        <w:t xml:space="preserve">options </w:t>
      </w:r>
      <w:r>
        <w:t>are also available here.</w:t>
      </w:r>
    </w:p>
    <w:p w14:paraId="76A10607" w14:textId="43D5935D" w:rsidR="00564EC9" w:rsidRDefault="00564EC9" w:rsidP="00564EC9">
      <w:pPr>
        <w:tabs>
          <w:tab w:val="left" w:pos="900"/>
        </w:tabs>
      </w:pPr>
    </w:p>
    <w:p w14:paraId="7A13F771" w14:textId="77777777" w:rsidR="00BE40F9" w:rsidRDefault="00564EC9" w:rsidP="00564EC9">
      <w:pPr>
        <w:tabs>
          <w:tab w:val="left" w:pos="3135"/>
        </w:tabs>
      </w:pPr>
      <w:r w:rsidRPr="00DC1DE8">
        <w:rPr>
          <w:rStyle w:val="BodyTextChar"/>
          <w:b/>
          <w:bCs/>
          <w:color w:val="4472C4" w:themeColor="accent5"/>
        </w:rPr>
        <w:t>8.  Cancel appointment:</w:t>
      </w:r>
      <w:r w:rsidRPr="00DC1DE8">
        <w:rPr>
          <w:b/>
          <w:color w:val="4472C4" w:themeColor="accent5"/>
        </w:rPr>
        <w:t xml:space="preserve"> </w:t>
      </w:r>
      <w:r w:rsidR="00DC1DE8" w:rsidRPr="00A87289">
        <w:rPr>
          <w:b/>
        </w:rPr>
        <w:t>-</w:t>
      </w:r>
      <w:r w:rsidR="00DC1DE8">
        <w:rPr>
          <w:b/>
        </w:rPr>
        <w:t xml:space="preserve"> </w:t>
      </w:r>
      <w:r w:rsidR="00DC1DE8">
        <w:t>Here</w:t>
      </w:r>
      <w:r>
        <w:t xml:space="preserve"> I can show the cancel appointment in my website. And clicking on the create new link I can create the cancel </w:t>
      </w:r>
      <w:r w:rsidR="004C3BD3">
        <w:t>appointment, but they must give reason to cancel the appointment and after it Edit</w:t>
      </w:r>
      <w:r>
        <w:t xml:space="preserve"> and delete cancel appointment are also available here.</w:t>
      </w:r>
    </w:p>
    <w:p w14:paraId="44EE8327" w14:textId="77777777" w:rsidR="00BE40F9" w:rsidRDefault="00BE40F9" w:rsidP="00564EC9">
      <w:pPr>
        <w:tabs>
          <w:tab w:val="left" w:pos="3135"/>
        </w:tabs>
      </w:pPr>
    </w:p>
    <w:p w14:paraId="6E36B1C6" w14:textId="6B089FFC" w:rsidR="00564EC9" w:rsidRDefault="00564EC9" w:rsidP="00564EC9">
      <w:pPr>
        <w:tabs>
          <w:tab w:val="left" w:pos="3135"/>
        </w:tabs>
      </w:pPr>
      <w:r w:rsidRPr="00BE40F9">
        <w:rPr>
          <w:rStyle w:val="BodyTextChar"/>
          <w:b/>
          <w:bCs/>
          <w:color w:val="4472C4" w:themeColor="accent5"/>
        </w:rPr>
        <w:t xml:space="preserve">9.  Process: </w:t>
      </w:r>
      <w:r w:rsidR="00DC1DE8" w:rsidRPr="00BE40F9">
        <w:rPr>
          <w:rStyle w:val="BodyTextChar"/>
          <w:b/>
          <w:bCs/>
          <w:color w:val="4472C4" w:themeColor="accent5"/>
        </w:rPr>
        <w:t>-</w:t>
      </w:r>
      <w:r w:rsidR="00DC1DE8" w:rsidRPr="00BE40F9">
        <w:rPr>
          <w:b/>
          <w:color w:val="4472C4" w:themeColor="accent5"/>
        </w:rPr>
        <w:t xml:space="preserve"> </w:t>
      </w:r>
      <w:r w:rsidR="00DC1DE8">
        <w:t>Here</w:t>
      </w:r>
      <w:r>
        <w:t xml:space="preserve"> I can show the process in my website. And clicking on the create new link I can create the process. Edit and delete process are also available here.</w:t>
      </w:r>
    </w:p>
    <w:p w14:paraId="434EEEF1" w14:textId="1AE46DD5" w:rsidR="00564EC9" w:rsidRDefault="00564EC9" w:rsidP="00564EC9">
      <w:pPr>
        <w:tabs>
          <w:tab w:val="left" w:pos="3135"/>
        </w:tabs>
      </w:pPr>
    </w:p>
    <w:p w14:paraId="463170B0" w14:textId="77777777" w:rsidR="00564EC9" w:rsidRPr="00402267" w:rsidRDefault="00564EC9" w:rsidP="00564EC9">
      <w:pPr>
        <w:tabs>
          <w:tab w:val="left" w:pos="3135"/>
        </w:tabs>
      </w:pPr>
    </w:p>
    <w:p w14:paraId="7FA2B8A3" w14:textId="77777777" w:rsidR="000E5639" w:rsidRDefault="000E5639">
      <w:pPr>
        <w:rPr>
          <w:b/>
          <w:lang w:val="en-NZ"/>
        </w:rPr>
      </w:pPr>
    </w:p>
    <w:p w14:paraId="33D9BD85" w14:textId="5A6C165C" w:rsidR="00564EC9" w:rsidRDefault="00564EC9">
      <w:pPr>
        <w:rPr>
          <w:lang w:val="en-NZ"/>
        </w:rPr>
      </w:pPr>
      <w:r>
        <w:rPr>
          <w:lang w:val="en-NZ"/>
        </w:rPr>
        <w:br w:type="page"/>
      </w:r>
    </w:p>
    <w:p w14:paraId="4348743A" w14:textId="77777777" w:rsidR="00564EC9" w:rsidRDefault="00564EC9" w:rsidP="00564EC9">
      <w:pPr>
        <w:jc w:val="center"/>
        <w:rPr>
          <w:b/>
          <w:lang w:val="en-NZ"/>
        </w:rPr>
      </w:pPr>
      <w:r w:rsidRPr="00A21C14">
        <w:rPr>
          <w:b/>
          <w:lang w:val="en-NZ"/>
        </w:rPr>
        <w:lastRenderedPageBreak/>
        <w:t>Task 9- Project management</w:t>
      </w:r>
    </w:p>
    <w:p w14:paraId="4FC4BF70" w14:textId="1471CA23" w:rsidR="000E5639" w:rsidRPr="00BE40F9" w:rsidRDefault="00991843" w:rsidP="00BE40F9">
      <w:pPr>
        <w:pStyle w:val="BodyText"/>
        <w:rPr>
          <w:b/>
          <w:bCs/>
          <w:color w:val="4472C4" w:themeColor="accent5"/>
        </w:rPr>
      </w:pPr>
      <w:r w:rsidRPr="00BE40F9">
        <w:rPr>
          <w:b/>
          <w:bCs/>
          <w:color w:val="4472C4" w:themeColor="accent5"/>
        </w:rPr>
        <w:t>Quality</w:t>
      </w:r>
    </w:p>
    <w:p w14:paraId="6C64571C" w14:textId="56CE1801" w:rsidR="00EF2834" w:rsidRPr="00994938" w:rsidRDefault="00EF2834" w:rsidP="00EF2834">
      <w:r>
        <w:rPr>
          <w:lang w:val="en-NZ"/>
        </w:rPr>
        <w:t xml:space="preserve">        </w:t>
      </w:r>
      <w:r w:rsidRPr="00994938">
        <w:rPr>
          <w:lang w:val="en-NZ"/>
        </w:rPr>
        <w:t xml:space="preserve">Quality has important role in every field which helps to </w:t>
      </w:r>
      <w:r w:rsidR="0045142A" w:rsidRPr="00994938">
        <w:rPr>
          <w:lang w:val="en-NZ"/>
        </w:rPr>
        <w:t>attract</w:t>
      </w:r>
      <w:r w:rsidRPr="00994938">
        <w:rPr>
          <w:lang w:val="en-NZ"/>
        </w:rPr>
        <w:t xml:space="preserve"> customers more </w:t>
      </w:r>
      <w:r w:rsidR="009E432F" w:rsidRPr="00994938">
        <w:rPr>
          <w:lang w:val="en-NZ"/>
        </w:rPr>
        <w:t xml:space="preserve">and provide them best what they required. In </w:t>
      </w:r>
      <w:r w:rsidR="00DF6FDC" w:rsidRPr="00994938">
        <w:rPr>
          <w:lang w:val="en-NZ"/>
        </w:rPr>
        <w:t>my</w:t>
      </w:r>
      <w:r w:rsidR="009E432F" w:rsidRPr="00994938">
        <w:rPr>
          <w:lang w:val="en-NZ"/>
        </w:rPr>
        <w:t xml:space="preserve"> project </w:t>
      </w:r>
      <w:r w:rsidR="00994938" w:rsidRPr="00994938">
        <w:t xml:space="preserve">quality was a critical factor. I aimed to have high quality product. I achieved it by using project management tools such as Gantt chart and Technique like waterfall model. It helped me to categorise my process so I could easily monitor my progress and so on … </w:t>
      </w:r>
    </w:p>
    <w:p w14:paraId="11611CDF" w14:textId="40B72C4B" w:rsidR="009E432F" w:rsidRDefault="009E432F" w:rsidP="00EF2834">
      <w:pPr>
        <w:rPr>
          <w:lang w:val="en-NZ"/>
        </w:rPr>
      </w:pPr>
      <w:r>
        <w:rPr>
          <w:lang w:val="en-NZ"/>
        </w:rPr>
        <w:t xml:space="preserve">There are some </w:t>
      </w:r>
      <w:r w:rsidR="00BA277C">
        <w:rPr>
          <w:lang w:val="en-NZ"/>
        </w:rPr>
        <w:t>important qualities in project likes</w:t>
      </w:r>
    </w:p>
    <w:p w14:paraId="4E2B0825" w14:textId="1260190D" w:rsidR="00BA277C" w:rsidRPr="00BA277C" w:rsidRDefault="00BA277C" w:rsidP="00317BE6">
      <w:pPr>
        <w:pStyle w:val="ListParagraph"/>
        <w:numPr>
          <w:ilvl w:val="0"/>
          <w:numId w:val="17"/>
        </w:numPr>
        <w:rPr>
          <w:lang w:val="en-NZ"/>
        </w:rPr>
      </w:pPr>
      <w:r w:rsidRPr="00BA277C">
        <w:rPr>
          <w:shd w:val="clear" w:color="auto" w:fill="FFFFFF"/>
        </w:rPr>
        <w:t>Well, Planned</w:t>
      </w:r>
    </w:p>
    <w:p w14:paraId="1F3906D1" w14:textId="5D2969B6" w:rsidR="00BA277C" w:rsidRPr="00BA277C" w:rsidRDefault="00BA277C" w:rsidP="00317BE6">
      <w:pPr>
        <w:pStyle w:val="ListParagraph"/>
        <w:numPr>
          <w:ilvl w:val="0"/>
          <w:numId w:val="17"/>
        </w:numPr>
        <w:rPr>
          <w:lang w:val="en-NZ"/>
        </w:rPr>
      </w:pPr>
      <w:r w:rsidRPr="00BA277C">
        <w:rPr>
          <w:shd w:val="clear" w:color="auto" w:fill="FFFFFF"/>
        </w:rPr>
        <w:t>Good Change Control</w:t>
      </w:r>
    </w:p>
    <w:p w14:paraId="18C9488E" w14:textId="51F39B5A" w:rsidR="00BA277C" w:rsidRPr="00BA277C" w:rsidRDefault="00BA277C" w:rsidP="00317BE6">
      <w:pPr>
        <w:pStyle w:val="ListParagraph"/>
        <w:numPr>
          <w:ilvl w:val="0"/>
          <w:numId w:val="17"/>
        </w:numPr>
        <w:rPr>
          <w:lang w:val="en-NZ"/>
        </w:rPr>
      </w:pPr>
      <w:r w:rsidRPr="00BA277C">
        <w:rPr>
          <w:shd w:val="clear" w:color="auto" w:fill="FFFFFF"/>
        </w:rPr>
        <w:t>A Clear Vision.</w:t>
      </w:r>
    </w:p>
    <w:p w14:paraId="26CD58D8" w14:textId="2ED60F6A" w:rsidR="00BA277C" w:rsidRDefault="00BA277C" w:rsidP="00991843">
      <w:pPr>
        <w:pStyle w:val="ListParagraph"/>
        <w:rPr>
          <w:lang w:val="en-NZ"/>
        </w:rPr>
      </w:pPr>
    </w:p>
    <w:p w14:paraId="651A3125" w14:textId="38DC37E7" w:rsidR="00BA277C" w:rsidRDefault="00BA277C" w:rsidP="00991843">
      <w:pPr>
        <w:pStyle w:val="ListParagraph"/>
        <w:rPr>
          <w:lang w:val="en-NZ"/>
        </w:rPr>
      </w:pPr>
    </w:p>
    <w:p w14:paraId="73595C20" w14:textId="1A1636DB" w:rsidR="00BA277C" w:rsidRPr="00BE40F9" w:rsidRDefault="00BA277C" w:rsidP="00BE40F9">
      <w:pPr>
        <w:pStyle w:val="BodyText"/>
        <w:rPr>
          <w:b/>
          <w:bCs/>
          <w:color w:val="4472C4" w:themeColor="accent5"/>
        </w:rPr>
      </w:pPr>
      <w:r w:rsidRPr="00BE40F9">
        <w:rPr>
          <w:b/>
          <w:bCs/>
          <w:color w:val="4472C4" w:themeColor="accent5"/>
        </w:rPr>
        <w:t>Weakness</w:t>
      </w:r>
    </w:p>
    <w:p w14:paraId="08FBACEB" w14:textId="6821371D" w:rsidR="00BA277C" w:rsidRDefault="00AD0922" w:rsidP="008C7F07">
      <w:pPr>
        <w:rPr>
          <w:lang w:val="en-NZ"/>
        </w:rPr>
      </w:pPr>
      <w:r>
        <w:rPr>
          <w:lang w:val="en-NZ"/>
        </w:rPr>
        <w:t xml:space="preserve">If I talk about weakness </w:t>
      </w:r>
      <w:r w:rsidR="00C87AEE">
        <w:rPr>
          <w:lang w:val="en-NZ"/>
        </w:rPr>
        <w:t>than my project</w:t>
      </w:r>
      <w:r w:rsidR="00BA277C">
        <w:rPr>
          <w:lang w:val="en-NZ"/>
        </w:rPr>
        <w:t xml:space="preserve"> that</w:t>
      </w:r>
      <w:r>
        <w:rPr>
          <w:lang w:val="en-NZ"/>
        </w:rPr>
        <w:t xml:space="preserve"> also</w:t>
      </w:r>
      <w:r w:rsidR="00BA277C">
        <w:rPr>
          <w:lang w:val="en-NZ"/>
        </w:rPr>
        <w:t xml:space="preserve"> comes with some weakness which may put impact on</w:t>
      </w:r>
      <w:r w:rsidR="008C7F07">
        <w:rPr>
          <w:lang w:val="en-NZ"/>
        </w:rPr>
        <w:t xml:space="preserve"> </w:t>
      </w:r>
      <w:r w:rsidR="00BA277C">
        <w:rPr>
          <w:lang w:val="en-NZ"/>
        </w:rPr>
        <w:t>project which I will write down below</w:t>
      </w:r>
    </w:p>
    <w:p w14:paraId="0FE95C56" w14:textId="028F6C78" w:rsidR="00BA277C" w:rsidRPr="008C4797" w:rsidRDefault="00BA277C" w:rsidP="00317BE6">
      <w:pPr>
        <w:pStyle w:val="ListParagraph"/>
        <w:numPr>
          <w:ilvl w:val="0"/>
          <w:numId w:val="18"/>
        </w:numPr>
        <w:rPr>
          <w:lang w:val="en-NZ"/>
        </w:rPr>
      </w:pPr>
      <w:r w:rsidRPr="008C7F07">
        <w:rPr>
          <w:b/>
          <w:bCs/>
        </w:rPr>
        <w:t>Lack of communication</w:t>
      </w:r>
      <w:r w:rsidR="008C7F07">
        <w:rPr>
          <w:rFonts w:ascii="Arial" w:hAnsi="Arial" w:cs="Arial"/>
          <w:color w:val="202124"/>
          <w:shd w:val="clear" w:color="auto" w:fill="FFFFFF"/>
        </w:rPr>
        <w:t>:</w:t>
      </w:r>
      <w:r w:rsidR="008C4797" w:rsidRPr="008C4797">
        <w:t xml:space="preserve"> </w:t>
      </w:r>
      <w:r w:rsidR="008C4797" w:rsidRPr="008C7F07">
        <w:t xml:space="preserve">It means Client and developer may get in trouble to communicate with each other like as Covid-19. It creates too many problems and it </w:t>
      </w:r>
      <w:r w:rsidR="008C7F07" w:rsidRPr="008C7F07">
        <w:t>finished</w:t>
      </w:r>
      <w:r w:rsidR="008C4797" w:rsidRPr="008C7F07">
        <w:t xml:space="preserve"> physically communication but due to covid-19 people </w:t>
      </w:r>
      <w:r w:rsidR="008C7F07" w:rsidRPr="008C7F07">
        <w:t>must</w:t>
      </w:r>
      <w:r w:rsidR="008C4797" w:rsidRPr="008C7F07">
        <w:t xml:space="preserve"> use electronic </w:t>
      </w:r>
      <w:r w:rsidR="008C7F07" w:rsidRPr="008C7F07">
        <w:t>compunction</w:t>
      </w:r>
      <w:r w:rsidR="008C4797" w:rsidRPr="008C7F07">
        <w:t xml:space="preserve"> which is good but not best</w:t>
      </w:r>
    </w:p>
    <w:p w14:paraId="5BF70A31" w14:textId="721F5D9C" w:rsidR="008C4797" w:rsidRPr="00626AEF" w:rsidRDefault="008C4797" w:rsidP="00317BE6">
      <w:pPr>
        <w:pStyle w:val="ListParagraph"/>
        <w:numPr>
          <w:ilvl w:val="0"/>
          <w:numId w:val="18"/>
        </w:numPr>
        <w:rPr>
          <w:lang w:val="en-NZ"/>
        </w:rPr>
      </w:pPr>
      <w:r w:rsidRPr="008C7F07">
        <w:rPr>
          <w:b/>
          <w:bCs/>
        </w:rPr>
        <w:t>Budgeting issues</w:t>
      </w:r>
      <w:r w:rsidR="008C7F07">
        <w:rPr>
          <w:rFonts w:ascii="Arial" w:hAnsi="Arial" w:cs="Arial"/>
          <w:color w:val="202124"/>
          <w:shd w:val="clear" w:color="auto" w:fill="FFFFFF"/>
        </w:rPr>
        <w:t>:</w:t>
      </w:r>
      <w:r>
        <w:rPr>
          <w:rFonts w:ascii="Arial" w:hAnsi="Arial" w:cs="Arial"/>
          <w:color w:val="202124"/>
          <w:shd w:val="clear" w:color="auto" w:fill="FFFFFF"/>
        </w:rPr>
        <w:t xml:space="preserve"> </w:t>
      </w:r>
      <w:r w:rsidRPr="008C7F07">
        <w:t>every project is based on a budget</w:t>
      </w:r>
      <w:r w:rsidR="00626AEF" w:rsidRPr="008C7F07">
        <w:t xml:space="preserve"> which may full or not the requirements of client because some of project are expensive and client demand some extraordinary work which are not included and create problem for </w:t>
      </w:r>
      <w:r w:rsidR="008C7F07" w:rsidRPr="008C7F07">
        <w:t>both</w:t>
      </w:r>
    </w:p>
    <w:p w14:paraId="0200FBAC" w14:textId="759C2B0E" w:rsidR="00983F63" w:rsidRPr="00983F63" w:rsidRDefault="00983F63" w:rsidP="00317BE6">
      <w:pPr>
        <w:pStyle w:val="ListParagraph"/>
        <w:numPr>
          <w:ilvl w:val="0"/>
          <w:numId w:val="18"/>
        </w:numPr>
      </w:pPr>
      <w:r w:rsidRPr="008C7F07">
        <w:rPr>
          <w:b/>
          <w:bCs/>
        </w:rPr>
        <w:t xml:space="preserve">Lack of </w:t>
      </w:r>
      <w:r w:rsidR="008C7F07" w:rsidRPr="008C7F07">
        <w:rPr>
          <w:b/>
          <w:bCs/>
        </w:rPr>
        <w:t>accountability</w:t>
      </w:r>
      <w:r w:rsidR="008C7F07">
        <w:t>:</w:t>
      </w:r>
      <w:r w:rsidR="008C7F07" w:rsidRPr="00983F63">
        <w:t xml:space="preserve"> That</w:t>
      </w:r>
      <w:r w:rsidRPr="00983F63">
        <w:t xml:space="preserve"> lack of accountability plays a key role in business failures because dysfunctional leadership results in bad strategic </w:t>
      </w:r>
      <w:r w:rsidR="008C7F07" w:rsidRPr="00983F63">
        <w:t>decision making</w:t>
      </w:r>
      <w:r w:rsidRPr="00983F63">
        <w:t xml:space="preserve"> and poor employee performance</w:t>
      </w:r>
    </w:p>
    <w:p w14:paraId="0DF0C8CD" w14:textId="585D6F4E" w:rsidR="00991843" w:rsidRPr="00225E9E" w:rsidRDefault="00983F63" w:rsidP="00BE40F9">
      <w:pPr>
        <w:pStyle w:val="trt0xe"/>
        <w:shd w:val="clear" w:color="auto" w:fill="FFFFFF"/>
        <w:spacing w:before="0" w:beforeAutospacing="0" w:after="60" w:afterAutospacing="0"/>
        <w:rPr>
          <w:rFonts w:ascii="Arial" w:hAnsi="Arial" w:cs="Arial"/>
          <w:color w:val="202124"/>
        </w:rPr>
      </w:pPr>
      <w:r w:rsidRPr="00BE40F9">
        <w:rPr>
          <w:rStyle w:val="BodyTextChar"/>
          <w:b/>
          <w:bCs/>
          <w:color w:val="4472C4" w:themeColor="accent5"/>
        </w:rPr>
        <w:t>Success:</w:t>
      </w:r>
      <w:r w:rsidRPr="00BE40F9">
        <w:rPr>
          <w:rFonts w:ascii="Arial" w:hAnsi="Arial" w:cs="Arial"/>
          <w:color w:val="4472C4" w:themeColor="accent5"/>
        </w:rPr>
        <w:t xml:space="preserve"> </w:t>
      </w:r>
      <w:r w:rsidRPr="008C7F07">
        <w:rPr>
          <w:rFonts w:asciiTheme="minorHAnsi" w:hAnsiTheme="minorHAnsi" w:cstheme="minorHAnsi"/>
          <w:sz w:val="22"/>
          <w:szCs w:val="22"/>
        </w:rPr>
        <w:t xml:space="preserve">Lots of </w:t>
      </w:r>
      <w:r w:rsidR="008C7F07" w:rsidRPr="008C7F07">
        <w:rPr>
          <w:rFonts w:asciiTheme="minorHAnsi" w:hAnsiTheme="minorHAnsi" w:cstheme="minorHAnsi"/>
          <w:sz w:val="22"/>
          <w:szCs w:val="22"/>
        </w:rPr>
        <w:t>hard work</w:t>
      </w:r>
      <w:r w:rsidRPr="008C7F07">
        <w:rPr>
          <w:rFonts w:asciiTheme="minorHAnsi" w:hAnsiTheme="minorHAnsi" w:cstheme="minorHAnsi"/>
          <w:sz w:val="22"/>
          <w:szCs w:val="22"/>
        </w:rPr>
        <w:t xml:space="preserve"> </w:t>
      </w:r>
      <w:r w:rsidR="008C7F07" w:rsidRPr="008C7F07">
        <w:rPr>
          <w:rFonts w:asciiTheme="minorHAnsi" w:hAnsiTheme="minorHAnsi" w:cstheme="minorHAnsi"/>
          <w:sz w:val="22"/>
          <w:szCs w:val="22"/>
        </w:rPr>
        <w:t>helped</w:t>
      </w:r>
      <w:r w:rsidRPr="008C7F07">
        <w:rPr>
          <w:rFonts w:asciiTheme="minorHAnsi" w:hAnsiTheme="minorHAnsi" w:cstheme="minorHAnsi"/>
          <w:sz w:val="22"/>
          <w:szCs w:val="22"/>
        </w:rPr>
        <w:t xml:space="preserve"> person to be </w:t>
      </w:r>
      <w:r w:rsidR="0047799C" w:rsidRPr="008C7F07">
        <w:rPr>
          <w:rFonts w:asciiTheme="minorHAnsi" w:hAnsiTheme="minorHAnsi" w:cstheme="minorHAnsi"/>
          <w:sz w:val="22"/>
          <w:szCs w:val="22"/>
        </w:rPr>
        <w:t>a successful in their work</w:t>
      </w:r>
      <w:r w:rsidR="00225E9E" w:rsidRPr="008C7F07">
        <w:rPr>
          <w:rFonts w:asciiTheme="minorHAnsi" w:hAnsiTheme="minorHAnsi" w:cstheme="minorHAnsi"/>
          <w:sz w:val="22"/>
          <w:szCs w:val="22"/>
        </w:rPr>
        <w:t>.</w:t>
      </w:r>
      <w:r w:rsidR="0047799C" w:rsidRPr="008C7F07">
        <w:rPr>
          <w:rFonts w:asciiTheme="minorHAnsi" w:hAnsiTheme="minorHAnsi" w:cstheme="minorHAnsi"/>
          <w:sz w:val="22"/>
          <w:szCs w:val="22"/>
        </w:rPr>
        <w:t xml:space="preserve"> project success variously refers to “on time, within budget; success in achieving the business objectives of the project. project success is the highest level achieved at any point of reflection</w:t>
      </w:r>
    </w:p>
    <w:p w14:paraId="50CD548D" w14:textId="77777777" w:rsidR="00225E9E" w:rsidRPr="00225E9E" w:rsidRDefault="00225E9E" w:rsidP="00225E9E">
      <w:pPr>
        <w:pStyle w:val="trt0xe"/>
        <w:shd w:val="clear" w:color="auto" w:fill="FFFFFF"/>
        <w:spacing w:before="0" w:beforeAutospacing="0" w:after="60" w:afterAutospacing="0"/>
        <w:ind w:left="720"/>
        <w:rPr>
          <w:rFonts w:ascii="Arial" w:hAnsi="Arial" w:cs="Arial"/>
          <w:color w:val="202124"/>
        </w:rPr>
      </w:pPr>
    </w:p>
    <w:p w14:paraId="64D112FB" w14:textId="70317D30" w:rsidR="00225E9E" w:rsidRPr="008C7F07" w:rsidRDefault="00225E9E" w:rsidP="00225E9E">
      <w:pPr>
        <w:pStyle w:val="trt0xe"/>
        <w:shd w:val="clear" w:color="auto" w:fill="FFFFFF"/>
        <w:spacing w:before="0" w:beforeAutospacing="0" w:after="60" w:afterAutospacing="0"/>
        <w:ind w:left="720"/>
        <w:rPr>
          <w:rFonts w:ascii="Arial" w:hAnsi="Arial" w:cs="Arial"/>
          <w:b/>
          <w:bCs/>
          <w:color w:val="4472C4" w:themeColor="accent5"/>
          <w:shd w:val="clear" w:color="auto" w:fill="FFFFFF"/>
        </w:rPr>
      </w:pPr>
      <w:r w:rsidRPr="008C7F07">
        <w:rPr>
          <w:rFonts w:ascii="Arial" w:hAnsi="Arial" w:cs="Arial"/>
          <w:b/>
          <w:bCs/>
          <w:color w:val="4472C4" w:themeColor="accent5"/>
          <w:shd w:val="clear" w:color="auto" w:fill="FFFFFF"/>
        </w:rPr>
        <w:t>Factors in Success</w:t>
      </w:r>
    </w:p>
    <w:p w14:paraId="359C892F" w14:textId="1779478E" w:rsidR="00225E9E" w:rsidRPr="00225E9E" w:rsidRDefault="00225E9E" w:rsidP="00317BE6">
      <w:pPr>
        <w:pStyle w:val="ListParagraph"/>
        <w:numPr>
          <w:ilvl w:val="0"/>
          <w:numId w:val="19"/>
        </w:numPr>
      </w:pPr>
      <w:r w:rsidRPr="00225E9E">
        <w:rPr>
          <w:shd w:val="clear" w:color="auto" w:fill="FFFFFF"/>
        </w:rPr>
        <w:t>Proper Planning</w:t>
      </w:r>
    </w:p>
    <w:p w14:paraId="22BACDB5" w14:textId="5844DAF3" w:rsidR="00225E9E" w:rsidRPr="00225E9E" w:rsidRDefault="00225E9E" w:rsidP="00317BE6">
      <w:pPr>
        <w:pStyle w:val="ListParagraph"/>
        <w:numPr>
          <w:ilvl w:val="0"/>
          <w:numId w:val="19"/>
        </w:numPr>
      </w:pPr>
      <w:r w:rsidRPr="00225E9E">
        <w:rPr>
          <w:shd w:val="clear" w:color="auto" w:fill="FFFFFF"/>
        </w:rPr>
        <w:t>Monitoring &amp; Control</w:t>
      </w:r>
    </w:p>
    <w:p w14:paraId="64906FD2" w14:textId="72F9029F" w:rsidR="00225E9E" w:rsidRPr="00225E9E" w:rsidRDefault="00225E9E" w:rsidP="00317BE6">
      <w:pPr>
        <w:pStyle w:val="ListParagraph"/>
        <w:numPr>
          <w:ilvl w:val="0"/>
          <w:numId w:val="19"/>
        </w:numPr>
      </w:pPr>
      <w:r w:rsidRPr="00225E9E">
        <w:rPr>
          <w:shd w:val="clear" w:color="auto" w:fill="FFFFFF"/>
        </w:rPr>
        <w:t>Effective Communication</w:t>
      </w:r>
    </w:p>
    <w:p w14:paraId="55E69109" w14:textId="1BAE9D64" w:rsidR="00225E9E" w:rsidRPr="00225E9E" w:rsidRDefault="00225E9E" w:rsidP="00317BE6">
      <w:pPr>
        <w:pStyle w:val="ListParagraph"/>
        <w:numPr>
          <w:ilvl w:val="0"/>
          <w:numId w:val="19"/>
        </w:numPr>
        <w:rPr>
          <w:lang w:val="en-NZ"/>
        </w:rPr>
      </w:pPr>
      <w:r w:rsidRPr="00225E9E">
        <w:rPr>
          <w:shd w:val="clear" w:color="auto" w:fill="FFFFFF"/>
        </w:rPr>
        <w:t>Use a Professional Software</w:t>
      </w:r>
    </w:p>
    <w:p w14:paraId="48794CCE" w14:textId="72C8399D" w:rsidR="00225E9E" w:rsidRDefault="00225E9E" w:rsidP="00225E9E">
      <w:pPr>
        <w:jc w:val="both"/>
      </w:pPr>
    </w:p>
    <w:p w14:paraId="0657264A" w14:textId="542F2891" w:rsidR="00225E9E" w:rsidRPr="007E5F15" w:rsidRDefault="008C7F07" w:rsidP="00BE40F9">
      <w:pPr>
        <w:jc w:val="both"/>
      </w:pPr>
      <w:r w:rsidRPr="00BE40F9">
        <w:rPr>
          <w:rStyle w:val="BodyTextChar"/>
          <w:b/>
          <w:bCs/>
          <w:color w:val="4472C4" w:themeColor="accent5"/>
        </w:rPr>
        <w:t>Lesson:</w:t>
      </w:r>
      <w:r>
        <w:t xml:space="preserve"> </w:t>
      </w:r>
      <w:r w:rsidR="00225E9E" w:rsidRPr="00714792">
        <w:t>Lessons learned is the knowledge gained from the process of from a project which helps in future to minimize the mistakes</w:t>
      </w:r>
      <w:r w:rsidR="00714792" w:rsidRPr="00714792">
        <w:t xml:space="preserve"> but in this project, </w:t>
      </w:r>
      <w:r w:rsidR="00D46764">
        <w:t xml:space="preserve">I </w:t>
      </w:r>
      <w:r w:rsidR="00D46764" w:rsidRPr="00714792">
        <w:t>did</w:t>
      </w:r>
      <w:r w:rsidR="00714792" w:rsidRPr="00714792">
        <w:t xml:space="preserve"> so many mistakes which are </w:t>
      </w:r>
      <w:r w:rsidRPr="00714792">
        <w:t>commons,</w:t>
      </w:r>
      <w:r w:rsidR="00714792" w:rsidRPr="00714792">
        <w:t xml:space="preserve"> but no one put impact on project and after sorting out all of them we </w:t>
      </w:r>
      <w:r w:rsidRPr="00714792">
        <w:t>come</w:t>
      </w:r>
      <w:r w:rsidR="00714792" w:rsidRPr="00714792">
        <w:t xml:space="preserve"> with good and used product. This project was so important for me because I increase heaps of knowledge and skills but in this success my tutor, client helps me a lot because they inspirational thumb for me which helps me to run on path with different and new way </w:t>
      </w:r>
    </w:p>
    <w:sectPr w:rsidR="00225E9E" w:rsidRPr="007E5F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4C881" w14:textId="77777777" w:rsidR="00317BE6" w:rsidRDefault="00317BE6">
      <w:pPr>
        <w:spacing w:after="0" w:line="240" w:lineRule="auto"/>
      </w:pPr>
      <w:r>
        <w:separator/>
      </w:r>
    </w:p>
  </w:endnote>
  <w:endnote w:type="continuationSeparator" w:id="0">
    <w:p w14:paraId="66C49EF5" w14:textId="77777777" w:rsidR="00317BE6" w:rsidRDefault="00317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Poppins">
    <w:charset w:val="00"/>
    <w:family w:val="auto"/>
    <w:pitch w:val="variable"/>
    <w:sig w:usb0="00008007" w:usb1="00000000" w:usb2="00000000" w:usb3="00000000" w:csb0="00000093" w:csb1="00000000"/>
  </w:font>
  <w:font w:name="Caladea">
    <w:altName w:val="Times New Roman"/>
    <w:charset w:val="00"/>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176B2" w14:textId="77777777" w:rsidR="00317BE6" w:rsidRDefault="00317BE6">
      <w:pPr>
        <w:spacing w:after="0" w:line="240" w:lineRule="auto"/>
      </w:pPr>
      <w:r>
        <w:separator/>
      </w:r>
    </w:p>
  </w:footnote>
  <w:footnote w:type="continuationSeparator" w:id="0">
    <w:p w14:paraId="2478E355" w14:textId="77777777" w:rsidR="00317BE6" w:rsidRDefault="00317B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DCE20" w14:textId="77777777" w:rsidR="002525B8" w:rsidRDefault="009A6585">
    <w:pPr>
      <w:pStyle w:val="BodyText"/>
      <w:spacing w:line="14" w:lineRule="auto"/>
      <w:rPr>
        <w:sz w:val="20"/>
      </w:rPr>
    </w:pPr>
    <w:r>
      <w:rPr>
        <w:noProof/>
        <w:lang w:val="en-IN" w:eastAsia="en-IN"/>
      </w:rPr>
      <mc:AlternateContent>
        <mc:Choice Requires="wps">
          <w:drawing>
            <wp:anchor distT="0" distB="0" distL="114300" distR="114300" simplePos="0" relativeHeight="251659264" behindDoc="1" locked="0" layoutInCell="1" allowOverlap="1" wp14:anchorId="2D29C0FA" wp14:editId="35DCEF9E">
              <wp:simplePos x="0" y="0"/>
              <wp:positionH relativeFrom="page">
                <wp:posOffset>901700</wp:posOffset>
              </wp:positionH>
              <wp:positionV relativeFrom="page">
                <wp:posOffset>472440</wp:posOffset>
              </wp:positionV>
              <wp:extent cx="2322830" cy="203835"/>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83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14E19" w14:textId="77777777" w:rsidR="002525B8" w:rsidRDefault="009A6585">
                          <w:pPr>
                            <w:spacing w:line="306" w:lineRule="exact"/>
                            <w:ind w:left="20"/>
                            <w:rPr>
                              <w:sz w:val="28"/>
                            </w:rPr>
                          </w:pPr>
                          <w:r>
                            <w:rPr>
                              <w:sz w:val="28"/>
                            </w:rPr>
                            <w:t>SD210 Major Project/Internship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29C0FA" id="_x0000_t202" coordsize="21600,21600" o:spt="202" path="m,l,21600r21600,l21600,xe">
              <v:stroke joinstyle="miter"/>
              <v:path gradientshapeok="t" o:connecttype="rect"/>
            </v:shapetype>
            <v:shape id="Text Box 25" o:spid="_x0000_s1026" type="#_x0000_t202" style="position:absolute;margin-left:71pt;margin-top:37.2pt;width:182.9pt;height:16.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" filled="f" stroked="f">
              <v:textbox inset="0,0,0,0">
                <w:txbxContent>
                  <w:p w14:paraId="77E14E19" w14:textId="77777777" w:rsidR="002525B8" w:rsidRDefault="009A6585">
                    <w:pPr>
                      <w:spacing w:line="306" w:lineRule="exact"/>
                      <w:ind w:left="20"/>
                      <w:rPr>
                        <w:sz w:val="28"/>
                      </w:rPr>
                    </w:pPr>
                    <w:r>
                      <w:rPr>
                        <w:sz w:val="28"/>
                      </w:rPr>
                      <w:t>SD210 Major Project/Internship</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F6FDD"/>
    <w:multiLevelType w:val="hybridMultilevel"/>
    <w:tmpl w:val="A47CC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DA0512"/>
    <w:multiLevelType w:val="hybridMultilevel"/>
    <w:tmpl w:val="6D8C04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A731FC8"/>
    <w:multiLevelType w:val="hybridMultilevel"/>
    <w:tmpl w:val="FCA2656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B16001D"/>
    <w:multiLevelType w:val="hybridMultilevel"/>
    <w:tmpl w:val="C89238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6697F50"/>
    <w:multiLevelType w:val="hybridMultilevel"/>
    <w:tmpl w:val="D96CBCBC"/>
    <w:lvl w:ilvl="0" w:tplc="14090001">
      <w:start w:val="1"/>
      <w:numFmt w:val="bullet"/>
      <w:lvlText w:val=""/>
      <w:lvlJc w:val="left"/>
      <w:pPr>
        <w:ind w:left="1783" w:hanging="360"/>
      </w:pPr>
      <w:rPr>
        <w:rFonts w:ascii="Symbol" w:hAnsi="Symbol" w:hint="default"/>
      </w:rPr>
    </w:lvl>
    <w:lvl w:ilvl="1" w:tplc="14090003" w:tentative="1">
      <w:start w:val="1"/>
      <w:numFmt w:val="bullet"/>
      <w:lvlText w:val="o"/>
      <w:lvlJc w:val="left"/>
      <w:pPr>
        <w:ind w:left="2503" w:hanging="360"/>
      </w:pPr>
      <w:rPr>
        <w:rFonts w:ascii="Courier New" w:hAnsi="Courier New" w:cs="Courier New" w:hint="default"/>
      </w:rPr>
    </w:lvl>
    <w:lvl w:ilvl="2" w:tplc="14090005" w:tentative="1">
      <w:start w:val="1"/>
      <w:numFmt w:val="bullet"/>
      <w:lvlText w:val=""/>
      <w:lvlJc w:val="left"/>
      <w:pPr>
        <w:ind w:left="3223" w:hanging="360"/>
      </w:pPr>
      <w:rPr>
        <w:rFonts w:ascii="Wingdings" w:hAnsi="Wingdings" w:hint="default"/>
      </w:rPr>
    </w:lvl>
    <w:lvl w:ilvl="3" w:tplc="14090001" w:tentative="1">
      <w:start w:val="1"/>
      <w:numFmt w:val="bullet"/>
      <w:lvlText w:val=""/>
      <w:lvlJc w:val="left"/>
      <w:pPr>
        <w:ind w:left="3943" w:hanging="360"/>
      </w:pPr>
      <w:rPr>
        <w:rFonts w:ascii="Symbol" w:hAnsi="Symbol" w:hint="default"/>
      </w:rPr>
    </w:lvl>
    <w:lvl w:ilvl="4" w:tplc="14090003" w:tentative="1">
      <w:start w:val="1"/>
      <w:numFmt w:val="bullet"/>
      <w:lvlText w:val="o"/>
      <w:lvlJc w:val="left"/>
      <w:pPr>
        <w:ind w:left="4663" w:hanging="360"/>
      </w:pPr>
      <w:rPr>
        <w:rFonts w:ascii="Courier New" w:hAnsi="Courier New" w:cs="Courier New" w:hint="default"/>
      </w:rPr>
    </w:lvl>
    <w:lvl w:ilvl="5" w:tplc="14090005" w:tentative="1">
      <w:start w:val="1"/>
      <w:numFmt w:val="bullet"/>
      <w:lvlText w:val=""/>
      <w:lvlJc w:val="left"/>
      <w:pPr>
        <w:ind w:left="5383" w:hanging="360"/>
      </w:pPr>
      <w:rPr>
        <w:rFonts w:ascii="Wingdings" w:hAnsi="Wingdings" w:hint="default"/>
      </w:rPr>
    </w:lvl>
    <w:lvl w:ilvl="6" w:tplc="14090001" w:tentative="1">
      <w:start w:val="1"/>
      <w:numFmt w:val="bullet"/>
      <w:lvlText w:val=""/>
      <w:lvlJc w:val="left"/>
      <w:pPr>
        <w:ind w:left="6103" w:hanging="360"/>
      </w:pPr>
      <w:rPr>
        <w:rFonts w:ascii="Symbol" w:hAnsi="Symbol" w:hint="default"/>
      </w:rPr>
    </w:lvl>
    <w:lvl w:ilvl="7" w:tplc="14090003" w:tentative="1">
      <w:start w:val="1"/>
      <w:numFmt w:val="bullet"/>
      <w:lvlText w:val="o"/>
      <w:lvlJc w:val="left"/>
      <w:pPr>
        <w:ind w:left="6823" w:hanging="360"/>
      </w:pPr>
      <w:rPr>
        <w:rFonts w:ascii="Courier New" w:hAnsi="Courier New" w:cs="Courier New" w:hint="default"/>
      </w:rPr>
    </w:lvl>
    <w:lvl w:ilvl="8" w:tplc="14090005" w:tentative="1">
      <w:start w:val="1"/>
      <w:numFmt w:val="bullet"/>
      <w:lvlText w:val=""/>
      <w:lvlJc w:val="left"/>
      <w:pPr>
        <w:ind w:left="7543" w:hanging="360"/>
      </w:pPr>
      <w:rPr>
        <w:rFonts w:ascii="Wingdings" w:hAnsi="Wingdings" w:hint="default"/>
      </w:rPr>
    </w:lvl>
  </w:abstractNum>
  <w:abstractNum w:abstractNumId="5" w15:restartNumberingAfterBreak="0">
    <w:nsid w:val="1AA565CC"/>
    <w:multiLevelType w:val="hybridMultilevel"/>
    <w:tmpl w:val="57FE2A7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7EF39A8"/>
    <w:multiLevelType w:val="hybridMultilevel"/>
    <w:tmpl w:val="3CEEC74E"/>
    <w:lvl w:ilvl="0" w:tplc="14090001">
      <w:start w:val="1"/>
      <w:numFmt w:val="bullet"/>
      <w:lvlText w:val=""/>
      <w:lvlJc w:val="left"/>
      <w:pPr>
        <w:ind w:left="764" w:hanging="360"/>
      </w:pPr>
      <w:rPr>
        <w:rFonts w:ascii="Symbol" w:hAnsi="Symbol" w:hint="default"/>
      </w:rPr>
    </w:lvl>
    <w:lvl w:ilvl="1" w:tplc="14090003" w:tentative="1">
      <w:start w:val="1"/>
      <w:numFmt w:val="bullet"/>
      <w:lvlText w:val="o"/>
      <w:lvlJc w:val="left"/>
      <w:pPr>
        <w:ind w:left="1484" w:hanging="360"/>
      </w:pPr>
      <w:rPr>
        <w:rFonts w:ascii="Courier New" w:hAnsi="Courier New" w:cs="Courier New" w:hint="default"/>
      </w:rPr>
    </w:lvl>
    <w:lvl w:ilvl="2" w:tplc="14090005" w:tentative="1">
      <w:start w:val="1"/>
      <w:numFmt w:val="bullet"/>
      <w:lvlText w:val=""/>
      <w:lvlJc w:val="left"/>
      <w:pPr>
        <w:ind w:left="2204" w:hanging="360"/>
      </w:pPr>
      <w:rPr>
        <w:rFonts w:ascii="Wingdings" w:hAnsi="Wingdings" w:hint="default"/>
      </w:rPr>
    </w:lvl>
    <w:lvl w:ilvl="3" w:tplc="14090001" w:tentative="1">
      <w:start w:val="1"/>
      <w:numFmt w:val="bullet"/>
      <w:lvlText w:val=""/>
      <w:lvlJc w:val="left"/>
      <w:pPr>
        <w:ind w:left="2924" w:hanging="360"/>
      </w:pPr>
      <w:rPr>
        <w:rFonts w:ascii="Symbol" w:hAnsi="Symbol" w:hint="default"/>
      </w:rPr>
    </w:lvl>
    <w:lvl w:ilvl="4" w:tplc="14090003" w:tentative="1">
      <w:start w:val="1"/>
      <w:numFmt w:val="bullet"/>
      <w:lvlText w:val="o"/>
      <w:lvlJc w:val="left"/>
      <w:pPr>
        <w:ind w:left="3644" w:hanging="360"/>
      </w:pPr>
      <w:rPr>
        <w:rFonts w:ascii="Courier New" w:hAnsi="Courier New" w:cs="Courier New" w:hint="default"/>
      </w:rPr>
    </w:lvl>
    <w:lvl w:ilvl="5" w:tplc="14090005" w:tentative="1">
      <w:start w:val="1"/>
      <w:numFmt w:val="bullet"/>
      <w:lvlText w:val=""/>
      <w:lvlJc w:val="left"/>
      <w:pPr>
        <w:ind w:left="4364" w:hanging="360"/>
      </w:pPr>
      <w:rPr>
        <w:rFonts w:ascii="Wingdings" w:hAnsi="Wingdings" w:hint="default"/>
      </w:rPr>
    </w:lvl>
    <w:lvl w:ilvl="6" w:tplc="14090001" w:tentative="1">
      <w:start w:val="1"/>
      <w:numFmt w:val="bullet"/>
      <w:lvlText w:val=""/>
      <w:lvlJc w:val="left"/>
      <w:pPr>
        <w:ind w:left="5084" w:hanging="360"/>
      </w:pPr>
      <w:rPr>
        <w:rFonts w:ascii="Symbol" w:hAnsi="Symbol" w:hint="default"/>
      </w:rPr>
    </w:lvl>
    <w:lvl w:ilvl="7" w:tplc="14090003" w:tentative="1">
      <w:start w:val="1"/>
      <w:numFmt w:val="bullet"/>
      <w:lvlText w:val="o"/>
      <w:lvlJc w:val="left"/>
      <w:pPr>
        <w:ind w:left="5804" w:hanging="360"/>
      </w:pPr>
      <w:rPr>
        <w:rFonts w:ascii="Courier New" w:hAnsi="Courier New" w:cs="Courier New" w:hint="default"/>
      </w:rPr>
    </w:lvl>
    <w:lvl w:ilvl="8" w:tplc="14090005" w:tentative="1">
      <w:start w:val="1"/>
      <w:numFmt w:val="bullet"/>
      <w:lvlText w:val=""/>
      <w:lvlJc w:val="left"/>
      <w:pPr>
        <w:ind w:left="6524" w:hanging="360"/>
      </w:pPr>
      <w:rPr>
        <w:rFonts w:ascii="Wingdings" w:hAnsi="Wingdings" w:hint="default"/>
      </w:rPr>
    </w:lvl>
  </w:abstractNum>
  <w:abstractNum w:abstractNumId="7" w15:restartNumberingAfterBreak="0">
    <w:nsid w:val="343F1CE0"/>
    <w:multiLevelType w:val="hybridMultilevel"/>
    <w:tmpl w:val="A7A4BBF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374C2FD2"/>
    <w:multiLevelType w:val="hybridMultilevel"/>
    <w:tmpl w:val="D1A2AAD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46347669"/>
    <w:multiLevelType w:val="hybridMultilevel"/>
    <w:tmpl w:val="E0C2F6A0"/>
    <w:lvl w:ilvl="0" w:tplc="14090001">
      <w:start w:val="1"/>
      <w:numFmt w:val="bullet"/>
      <w:lvlText w:val=""/>
      <w:lvlJc w:val="left"/>
      <w:pPr>
        <w:ind w:left="1562" w:hanging="360"/>
      </w:pPr>
      <w:rPr>
        <w:rFonts w:ascii="Symbol" w:hAnsi="Symbol" w:hint="default"/>
      </w:rPr>
    </w:lvl>
    <w:lvl w:ilvl="1" w:tplc="14090003" w:tentative="1">
      <w:start w:val="1"/>
      <w:numFmt w:val="bullet"/>
      <w:lvlText w:val="o"/>
      <w:lvlJc w:val="left"/>
      <w:pPr>
        <w:ind w:left="2282" w:hanging="360"/>
      </w:pPr>
      <w:rPr>
        <w:rFonts w:ascii="Courier New" w:hAnsi="Courier New" w:cs="Courier New" w:hint="default"/>
      </w:rPr>
    </w:lvl>
    <w:lvl w:ilvl="2" w:tplc="14090005" w:tentative="1">
      <w:start w:val="1"/>
      <w:numFmt w:val="bullet"/>
      <w:lvlText w:val=""/>
      <w:lvlJc w:val="left"/>
      <w:pPr>
        <w:ind w:left="3002" w:hanging="360"/>
      </w:pPr>
      <w:rPr>
        <w:rFonts w:ascii="Wingdings" w:hAnsi="Wingdings" w:hint="default"/>
      </w:rPr>
    </w:lvl>
    <w:lvl w:ilvl="3" w:tplc="14090001" w:tentative="1">
      <w:start w:val="1"/>
      <w:numFmt w:val="bullet"/>
      <w:lvlText w:val=""/>
      <w:lvlJc w:val="left"/>
      <w:pPr>
        <w:ind w:left="3722" w:hanging="360"/>
      </w:pPr>
      <w:rPr>
        <w:rFonts w:ascii="Symbol" w:hAnsi="Symbol" w:hint="default"/>
      </w:rPr>
    </w:lvl>
    <w:lvl w:ilvl="4" w:tplc="14090003" w:tentative="1">
      <w:start w:val="1"/>
      <w:numFmt w:val="bullet"/>
      <w:lvlText w:val="o"/>
      <w:lvlJc w:val="left"/>
      <w:pPr>
        <w:ind w:left="4442" w:hanging="360"/>
      </w:pPr>
      <w:rPr>
        <w:rFonts w:ascii="Courier New" w:hAnsi="Courier New" w:cs="Courier New" w:hint="default"/>
      </w:rPr>
    </w:lvl>
    <w:lvl w:ilvl="5" w:tplc="14090005" w:tentative="1">
      <w:start w:val="1"/>
      <w:numFmt w:val="bullet"/>
      <w:lvlText w:val=""/>
      <w:lvlJc w:val="left"/>
      <w:pPr>
        <w:ind w:left="5162" w:hanging="360"/>
      </w:pPr>
      <w:rPr>
        <w:rFonts w:ascii="Wingdings" w:hAnsi="Wingdings" w:hint="default"/>
      </w:rPr>
    </w:lvl>
    <w:lvl w:ilvl="6" w:tplc="14090001" w:tentative="1">
      <w:start w:val="1"/>
      <w:numFmt w:val="bullet"/>
      <w:lvlText w:val=""/>
      <w:lvlJc w:val="left"/>
      <w:pPr>
        <w:ind w:left="5882" w:hanging="360"/>
      </w:pPr>
      <w:rPr>
        <w:rFonts w:ascii="Symbol" w:hAnsi="Symbol" w:hint="default"/>
      </w:rPr>
    </w:lvl>
    <w:lvl w:ilvl="7" w:tplc="14090003" w:tentative="1">
      <w:start w:val="1"/>
      <w:numFmt w:val="bullet"/>
      <w:lvlText w:val="o"/>
      <w:lvlJc w:val="left"/>
      <w:pPr>
        <w:ind w:left="6602" w:hanging="360"/>
      </w:pPr>
      <w:rPr>
        <w:rFonts w:ascii="Courier New" w:hAnsi="Courier New" w:cs="Courier New" w:hint="default"/>
      </w:rPr>
    </w:lvl>
    <w:lvl w:ilvl="8" w:tplc="14090005" w:tentative="1">
      <w:start w:val="1"/>
      <w:numFmt w:val="bullet"/>
      <w:lvlText w:val=""/>
      <w:lvlJc w:val="left"/>
      <w:pPr>
        <w:ind w:left="7322" w:hanging="360"/>
      </w:pPr>
      <w:rPr>
        <w:rFonts w:ascii="Wingdings" w:hAnsi="Wingdings" w:hint="default"/>
      </w:rPr>
    </w:lvl>
  </w:abstractNum>
  <w:abstractNum w:abstractNumId="10" w15:restartNumberingAfterBreak="0">
    <w:nsid w:val="48A111FB"/>
    <w:multiLevelType w:val="hybridMultilevel"/>
    <w:tmpl w:val="DF705A9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48E65C52"/>
    <w:multiLevelType w:val="hybridMultilevel"/>
    <w:tmpl w:val="10B433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51C778A9"/>
    <w:multiLevelType w:val="hybridMultilevel"/>
    <w:tmpl w:val="551EC59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562A52F0"/>
    <w:multiLevelType w:val="hybridMultilevel"/>
    <w:tmpl w:val="1C3A3854"/>
    <w:lvl w:ilvl="0" w:tplc="14090001">
      <w:start w:val="1"/>
      <w:numFmt w:val="bullet"/>
      <w:lvlText w:val=""/>
      <w:lvlJc w:val="left"/>
      <w:pPr>
        <w:ind w:left="983" w:hanging="360"/>
      </w:pPr>
      <w:rPr>
        <w:rFonts w:ascii="Symbol" w:hAnsi="Symbol" w:hint="default"/>
      </w:rPr>
    </w:lvl>
    <w:lvl w:ilvl="1" w:tplc="14090003" w:tentative="1">
      <w:start w:val="1"/>
      <w:numFmt w:val="bullet"/>
      <w:lvlText w:val="o"/>
      <w:lvlJc w:val="left"/>
      <w:pPr>
        <w:ind w:left="1703" w:hanging="360"/>
      </w:pPr>
      <w:rPr>
        <w:rFonts w:ascii="Courier New" w:hAnsi="Courier New" w:cs="Courier New" w:hint="default"/>
      </w:rPr>
    </w:lvl>
    <w:lvl w:ilvl="2" w:tplc="14090005" w:tentative="1">
      <w:start w:val="1"/>
      <w:numFmt w:val="bullet"/>
      <w:lvlText w:val=""/>
      <w:lvlJc w:val="left"/>
      <w:pPr>
        <w:ind w:left="2423" w:hanging="360"/>
      </w:pPr>
      <w:rPr>
        <w:rFonts w:ascii="Wingdings" w:hAnsi="Wingdings" w:hint="default"/>
      </w:rPr>
    </w:lvl>
    <w:lvl w:ilvl="3" w:tplc="14090001" w:tentative="1">
      <w:start w:val="1"/>
      <w:numFmt w:val="bullet"/>
      <w:lvlText w:val=""/>
      <w:lvlJc w:val="left"/>
      <w:pPr>
        <w:ind w:left="3143" w:hanging="360"/>
      </w:pPr>
      <w:rPr>
        <w:rFonts w:ascii="Symbol" w:hAnsi="Symbol" w:hint="default"/>
      </w:rPr>
    </w:lvl>
    <w:lvl w:ilvl="4" w:tplc="14090003" w:tentative="1">
      <w:start w:val="1"/>
      <w:numFmt w:val="bullet"/>
      <w:lvlText w:val="o"/>
      <w:lvlJc w:val="left"/>
      <w:pPr>
        <w:ind w:left="3863" w:hanging="360"/>
      </w:pPr>
      <w:rPr>
        <w:rFonts w:ascii="Courier New" w:hAnsi="Courier New" w:cs="Courier New" w:hint="default"/>
      </w:rPr>
    </w:lvl>
    <w:lvl w:ilvl="5" w:tplc="14090005" w:tentative="1">
      <w:start w:val="1"/>
      <w:numFmt w:val="bullet"/>
      <w:lvlText w:val=""/>
      <w:lvlJc w:val="left"/>
      <w:pPr>
        <w:ind w:left="4583" w:hanging="360"/>
      </w:pPr>
      <w:rPr>
        <w:rFonts w:ascii="Wingdings" w:hAnsi="Wingdings" w:hint="default"/>
      </w:rPr>
    </w:lvl>
    <w:lvl w:ilvl="6" w:tplc="14090001" w:tentative="1">
      <w:start w:val="1"/>
      <w:numFmt w:val="bullet"/>
      <w:lvlText w:val=""/>
      <w:lvlJc w:val="left"/>
      <w:pPr>
        <w:ind w:left="5303" w:hanging="360"/>
      </w:pPr>
      <w:rPr>
        <w:rFonts w:ascii="Symbol" w:hAnsi="Symbol" w:hint="default"/>
      </w:rPr>
    </w:lvl>
    <w:lvl w:ilvl="7" w:tplc="14090003" w:tentative="1">
      <w:start w:val="1"/>
      <w:numFmt w:val="bullet"/>
      <w:lvlText w:val="o"/>
      <w:lvlJc w:val="left"/>
      <w:pPr>
        <w:ind w:left="6023" w:hanging="360"/>
      </w:pPr>
      <w:rPr>
        <w:rFonts w:ascii="Courier New" w:hAnsi="Courier New" w:cs="Courier New" w:hint="default"/>
      </w:rPr>
    </w:lvl>
    <w:lvl w:ilvl="8" w:tplc="14090005" w:tentative="1">
      <w:start w:val="1"/>
      <w:numFmt w:val="bullet"/>
      <w:lvlText w:val=""/>
      <w:lvlJc w:val="left"/>
      <w:pPr>
        <w:ind w:left="6743" w:hanging="360"/>
      </w:pPr>
      <w:rPr>
        <w:rFonts w:ascii="Wingdings" w:hAnsi="Wingdings" w:hint="default"/>
      </w:rPr>
    </w:lvl>
  </w:abstractNum>
  <w:abstractNum w:abstractNumId="14" w15:restartNumberingAfterBreak="0">
    <w:nsid w:val="579245A2"/>
    <w:multiLevelType w:val="hybridMultilevel"/>
    <w:tmpl w:val="4A90EFE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5CC81D02"/>
    <w:multiLevelType w:val="hybridMultilevel"/>
    <w:tmpl w:val="3EA4A25E"/>
    <w:lvl w:ilvl="0" w:tplc="1409000F">
      <w:start w:val="1"/>
      <w:numFmt w:val="decimal"/>
      <w:lvlText w:val="%1."/>
      <w:lvlJc w:val="left"/>
      <w:pPr>
        <w:ind w:left="1440" w:hanging="360"/>
      </w:p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6" w15:restartNumberingAfterBreak="0">
    <w:nsid w:val="66CD0C73"/>
    <w:multiLevelType w:val="hybridMultilevel"/>
    <w:tmpl w:val="75E657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6A1A47DD"/>
    <w:multiLevelType w:val="hybridMultilevel"/>
    <w:tmpl w:val="C28031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6ED41D57"/>
    <w:multiLevelType w:val="hybridMultilevel"/>
    <w:tmpl w:val="B6A6B4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703862BF"/>
    <w:multiLevelType w:val="hybridMultilevel"/>
    <w:tmpl w:val="09661170"/>
    <w:lvl w:ilvl="0" w:tplc="06FAE754">
      <w:start w:val="1"/>
      <w:numFmt w:val="decimal"/>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0"/>
  </w:num>
  <w:num w:numId="2">
    <w:abstractNumId w:val="12"/>
  </w:num>
  <w:num w:numId="3">
    <w:abstractNumId w:val="11"/>
  </w:num>
  <w:num w:numId="4">
    <w:abstractNumId w:val="8"/>
  </w:num>
  <w:num w:numId="5">
    <w:abstractNumId w:val="6"/>
  </w:num>
  <w:num w:numId="6">
    <w:abstractNumId w:val="13"/>
  </w:num>
  <w:num w:numId="7">
    <w:abstractNumId w:val="4"/>
  </w:num>
  <w:num w:numId="8">
    <w:abstractNumId w:val="14"/>
  </w:num>
  <w:num w:numId="9">
    <w:abstractNumId w:val="10"/>
  </w:num>
  <w:num w:numId="10">
    <w:abstractNumId w:val="3"/>
  </w:num>
  <w:num w:numId="11">
    <w:abstractNumId w:val="18"/>
  </w:num>
  <w:num w:numId="12">
    <w:abstractNumId w:val="17"/>
  </w:num>
  <w:num w:numId="13">
    <w:abstractNumId w:val="19"/>
  </w:num>
  <w:num w:numId="14">
    <w:abstractNumId w:val="9"/>
  </w:num>
  <w:num w:numId="15">
    <w:abstractNumId w:val="16"/>
  </w:num>
  <w:num w:numId="16">
    <w:abstractNumId w:val="1"/>
  </w:num>
  <w:num w:numId="17">
    <w:abstractNumId w:val="2"/>
  </w:num>
  <w:num w:numId="18">
    <w:abstractNumId w:val="5"/>
  </w:num>
  <w:num w:numId="19">
    <w:abstractNumId w:val="7"/>
  </w:num>
  <w:num w:numId="20">
    <w:abstractNumId w:val="15"/>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pti Kartikeya">
    <w15:presenceInfo w15:providerId="AD" w15:userId="S::Dipti.Kartikeya@atcltd.atc.org.nz::5fa967e4-9872-48b1-b361-6085fc4fe8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YyNDIwsrQwMTI0MTRU0lEKTi0uzszPAykwqgUAY5U7ViwAAAA="/>
  </w:docVars>
  <w:rsids>
    <w:rsidRoot w:val="00B60130"/>
    <w:rsid w:val="00021429"/>
    <w:rsid w:val="00042586"/>
    <w:rsid w:val="00081D4C"/>
    <w:rsid w:val="00090133"/>
    <w:rsid w:val="000A2E9F"/>
    <w:rsid w:val="000A5984"/>
    <w:rsid w:val="000C4760"/>
    <w:rsid w:val="000E2B3B"/>
    <w:rsid w:val="000E5639"/>
    <w:rsid w:val="00110444"/>
    <w:rsid w:val="0011201D"/>
    <w:rsid w:val="00124E21"/>
    <w:rsid w:val="001320E0"/>
    <w:rsid w:val="00140B8C"/>
    <w:rsid w:val="001813F1"/>
    <w:rsid w:val="00193278"/>
    <w:rsid w:val="001A0367"/>
    <w:rsid w:val="001C05E4"/>
    <w:rsid w:val="001C65C3"/>
    <w:rsid w:val="001F3B46"/>
    <w:rsid w:val="00205CF2"/>
    <w:rsid w:val="00225E9E"/>
    <w:rsid w:val="00233A90"/>
    <w:rsid w:val="002503E5"/>
    <w:rsid w:val="00255BF8"/>
    <w:rsid w:val="00295440"/>
    <w:rsid w:val="002B098F"/>
    <w:rsid w:val="002B3B38"/>
    <w:rsid w:val="002B65BB"/>
    <w:rsid w:val="002C7761"/>
    <w:rsid w:val="002D5FF3"/>
    <w:rsid w:val="002E0555"/>
    <w:rsid w:val="0031275D"/>
    <w:rsid w:val="00317BE6"/>
    <w:rsid w:val="003B2B87"/>
    <w:rsid w:val="003C2C22"/>
    <w:rsid w:val="003F2A76"/>
    <w:rsid w:val="003F3916"/>
    <w:rsid w:val="0045142A"/>
    <w:rsid w:val="004701E5"/>
    <w:rsid w:val="00471B4D"/>
    <w:rsid w:val="0047799C"/>
    <w:rsid w:val="004A0FA2"/>
    <w:rsid w:val="004C3BD3"/>
    <w:rsid w:val="004D5F38"/>
    <w:rsid w:val="004D678B"/>
    <w:rsid w:val="005011FA"/>
    <w:rsid w:val="00505773"/>
    <w:rsid w:val="005204A3"/>
    <w:rsid w:val="0052648D"/>
    <w:rsid w:val="00531BB7"/>
    <w:rsid w:val="00541956"/>
    <w:rsid w:val="00551386"/>
    <w:rsid w:val="00557D61"/>
    <w:rsid w:val="00564EC9"/>
    <w:rsid w:val="0057518C"/>
    <w:rsid w:val="00581863"/>
    <w:rsid w:val="00584FB6"/>
    <w:rsid w:val="00590B6A"/>
    <w:rsid w:val="005A2F2B"/>
    <w:rsid w:val="005B29EB"/>
    <w:rsid w:val="005B3B7A"/>
    <w:rsid w:val="005B5F0C"/>
    <w:rsid w:val="005B5FF4"/>
    <w:rsid w:val="005D7FB8"/>
    <w:rsid w:val="006113FD"/>
    <w:rsid w:val="00615E37"/>
    <w:rsid w:val="00626AEF"/>
    <w:rsid w:val="00630360"/>
    <w:rsid w:val="006526A7"/>
    <w:rsid w:val="00654820"/>
    <w:rsid w:val="006740BB"/>
    <w:rsid w:val="006C2EF8"/>
    <w:rsid w:val="006D45DB"/>
    <w:rsid w:val="006D7C12"/>
    <w:rsid w:val="006F028B"/>
    <w:rsid w:val="007113D6"/>
    <w:rsid w:val="00714792"/>
    <w:rsid w:val="00715A12"/>
    <w:rsid w:val="007371A2"/>
    <w:rsid w:val="0074288D"/>
    <w:rsid w:val="00796624"/>
    <w:rsid w:val="007979C8"/>
    <w:rsid w:val="007B3FAC"/>
    <w:rsid w:val="007B57D9"/>
    <w:rsid w:val="007E4BC1"/>
    <w:rsid w:val="007E5F15"/>
    <w:rsid w:val="007F488A"/>
    <w:rsid w:val="007F6B9C"/>
    <w:rsid w:val="00831EF5"/>
    <w:rsid w:val="00840D96"/>
    <w:rsid w:val="008546BF"/>
    <w:rsid w:val="00863293"/>
    <w:rsid w:val="00875710"/>
    <w:rsid w:val="008B7BBD"/>
    <w:rsid w:val="008C4797"/>
    <w:rsid w:val="008C7F07"/>
    <w:rsid w:val="008D64D3"/>
    <w:rsid w:val="00923998"/>
    <w:rsid w:val="00927049"/>
    <w:rsid w:val="00966D6C"/>
    <w:rsid w:val="00983F63"/>
    <w:rsid w:val="00991843"/>
    <w:rsid w:val="00991D77"/>
    <w:rsid w:val="00993DAA"/>
    <w:rsid w:val="00994938"/>
    <w:rsid w:val="009A6585"/>
    <w:rsid w:val="009B6578"/>
    <w:rsid w:val="009C2E12"/>
    <w:rsid w:val="009E432F"/>
    <w:rsid w:val="009F0F29"/>
    <w:rsid w:val="009F4902"/>
    <w:rsid w:val="009F61F2"/>
    <w:rsid w:val="009F6318"/>
    <w:rsid w:val="00A50089"/>
    <w:rsid w:val="00A5334E"/>
    <w:rsid w:val="00A94341"/>
    <w:rsid w:val="00AD0922"/>
    <w:rsid w:val="00B122A1"/>
    <w:rsid w:val="00B32B6B"/>
    <w:rsid w:val="00B60130"/>
    <w:rsid w:val="00B74E2F"/>
    <w:rsid w:val="00B94F95"/>
    <w:rsid w:val="00BA02F0"/>
    <w:rsid w:val="00BA277C"/>
    <w:rsid w:val="00BE40F9"/>
    <w:rsid w:val="00C0318D"/>
    <w:rsid w:val="00C32080"/>
    <w:rsid w:val="00C55ABC"/>
    <w:rsid w:val="00C65B35"/>
    <w:rsid w:val="00C662FF"/>
    <w:rsid w:val="00C87AEE"/>
    <w:rsid w:val="00CD4259"/>
    <w:rsid w:val="00D066D2"/>
    <w:rsid w:val="00D32A77"/>
    <w:rsid w:val="00D46764"/>
    <w:rsid w:val="00D77935"/>
    <w:rsid w:val="00DB4098"/>
    <w:rsid w:val="00DB73F1"/>
    <w:rsid w:val="00DC1DE8"/>
    <w:rsid w:val="00DF6FDC"/>
    <w:rsid w:val="00E25302"/>
    <w:rsid w:val="00E32F9C"/>
    <w:rsid w:val="00E47209"/>
    <w:rsid w:val="00E6334F"/>
    <w:rsid w:val="00E70C12"/>
    <w:rsid w:val="00E74FF9"/>
    <w:rsid w:val="00E90EC6"/>
    <w:rsid w:val="00E94E66"/>
    <w:rsid w:val="00EB28BB"/>
    <w:rsid w:val="00EC6A57"/>
    <w:rsid w:val="00ED1755"/>
    <w:rsid w:val="00EF2834"/>
    <w:rsid w:val="00EF553A"/>
    <w:rsid w:val="00EF5693"/>
    <w:rsid w:val="00F00760"/>
    <w:rsid w:val="00F43430"/>
    <w:rsid w:val="00F60407"/>
    <w:rsid w:val="00F806C3"/>
    <w:rsid w:val="00FB287A"/>
    <w:rsid w:val="00FD13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53BB9"/>
  <w15:chartTrackingRefBased/>
  <w15:docId w15:val="{D34EA1A6-AC85-468D-AE7F-5445B3E27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65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122A1"/>
    <w:pPr>
      <w:keepNext/>
      <w:keepLines/>
      <w:spacing w:before="40" w:after="0"/>
      <w:outlineLvl w:val="1"/>
    </w:pPr>
    <w:rPr>
      <w:rFonts w:asciiTheme="majorBidi" w:eastAsiaTheme="majorEastAsia" w:hAnsiTheme="majorBidi" w:cstheme="majorBidi"/>
      <w:b/>
      <w:bCs/>
      <w:sz w:val="28"/>
      <w:szCs w:val="28"/>
      <w:lang w:val="en-NZ"/>
    </w:rPr>
  </w:style>
  <w:style w:type="paragraph" w:styleId="Heading3">
    <w:name w:val="heading 3"/>
    <w:basedOn w:val="Normal"/>
    <w:next w:val="Normal"/>
    <w:link w:val="Heading3Char"/>
    <w:uiPriority w:val="9"/>
    <w:semiHidden/>
    <w:unhideWhenUsed/>
    <w:qFormat/>
    <w:rsid w:val="006F02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E4BC1"/>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B122A1"/>
    <w:rPr>
      <w:rFonts w:asciiTheme="majorBidi" w:eastAsiaTheme="majorEastAsia" w:hAnsiTheme="majorBidi" w:cstheme="majorBidi"/>
      <w:b/>
      <w:bCs/>
      <w:sz w:val="28"/>
      <w:szCs w:val="28"/>
      <w:lang w:val="en-NZ"/>
    </w:rPr>
  </w:style>
  <w:style w:type="table" w:styleId="TableGrid">
    <w:name w:val="Table Grid"/>
    <w:basedOn w:val="TableNormal"/>
    <w:uiPriority w:val="59"/>
    <w:rsid w:val="00B122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4E21"/>
    <w:pPr>
      <w:ind w:left="720"/>
      <w:contextualSpacing/>
    </w:pPr>
  </w:style>
  <w:style w:type="character" w:customStyle="1" w:styleId="Heading3Char">
    <w:name w:val="Heading 3 Char"/>
    <w:basedOn w:val="DefaultParagraphFont"/>
    <w:link w:val="Heading3"/>
    <w:uiPriority w:val="9"/>
    <w:semiHidden/>
    <w:rsid w:val="006F028B"/>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8D64D3"/>
    <w:rPr>
      <w:color w:val="0563C1" w:themeColor="hyperlink"/>
      <w:u w:val="single"/>
    </w:rPr>
  </w:style>
  <w:style w:type="character" w:customStyle="1" w:styleId="Heading1Char">
    <w:name w:val="Heading 1 Char"/>
    <w:basedOn w:val="DefaultParagraphFont"/>
    <w:link w:val="Heading1"/>
    <w:uiPriority w:val="9"/>
    <w:rsid w:val="009A6585"/>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9A6585"/>
    <w:pPr>
      <w:widowControl w:val="0"/>
      <w:autoSpaceDE w:val="0"/>
      <w:autoSpaceDN w:val="0"/>
      <w:spacing w:after="0" w:line="240" w:lineRule="auto"/>
    </w:pPr>
    <w:rPr>
      <w:rFonts w:ascii="Carlito" w:eastAsia="Carlito" w:hAnsi="Carlito" w:cs="Carlito"/>
      <w:lang w:val="en-US"/>
    </w:rPr>
  </w:style>
  <w:style w:type="character" w:customStyle="1" w:styleId="BodyTextChar">
    <w:name w:val="Body Text Char"/>
    <w:basedOn w:val="DefaultParagraphFont"/>
    <w:link w:val="BodyText"/>
    <w:uiPriority w:val="1"/>
    <w:rsid w:val="009A6585"/>
    <w:rPr>
      <w:rFonts w:ascii="Carlito" w:eastAsia="Carlito" w:hAnsi="Carlito" w:cs="Carlito"/>
      <w:lang w:val="en-US"/>
    </w:rPr>
  </w:style>
  <w:style w:type="paragraph" w:customStyle="1" w:styleId="TableParagraph">
    <w:name w:val="Table Paragraph"/>
    <w:basedOn w:val="Normal"/>
    <w:uiPriority w:val="1"/>
    <w:qFormat/>
    <w:rsid w:val="009A6585"/>
    <w:pPr>
      <w:widowControl w:val="0"/>
      <w:autoSpaceDE w:val="0"/>
      <w:autoSpaceDN w:val="0"/>
      <w:spacing w:after="0" w:line="240" w:lineRule="auto"/>
    </w:pPr>
    <w:rPr>
      <w:rFonts w:ascii="Carlito" w:eastAsia="Carlito" w:hAnsi="Carlito" w:cs="Carlito"/>
      <w:lang w:val="en-US"/>
    </w:rPr>
  </w:style>
  <w:style w:type="character" w:styleId="CommentReference">
    <w:name w:val="annotation reference"/>
    <w:basedOn w:val="DefaultParagraphFont"/>
    <w:uiPriority w:val="99"/>
    <w:semiHidden/>
    <w:unhideWhenUsed/>
    <w:rsid w:val="00581863"/>
    <w:rPr>
      <w:sz w:val="16"/>
      <w:szCs w:val="16"/>
    </w:rPr>
  </w:style>
  <w:style w:type="paragraph" w:styleId="CommentText">
    <w:name w:val="annotation text"/>
    <w:basedOn w:val="Normal"/>
    <w:link w:val="CommentTextChar"/>
    <w:uiPriority w:val="99"/>
    <w:semiHidden/>
    <w:unhideWhenUsed/>
    <w:rsid w:val="00581863"/>
    <w:pPr>
      <w:spacing w:line="240" w:lineRule="auto"/>
    </w:pPr>
    <w:rPr>
      <w:sz w:val="20"/>
      <w:szCs w:val="20"/>
    </w:rPr>
  </w:style>
  <w:style w:type="character" w:customStyle="1" w:styleId="CommentTextChar">
    <w:name w:val="Comment Text Char"/>
    <w:basedOn w:val="DefaultParagraphFont"/>
    <w:link w:val="CommentText"/>
    <w:uiPriority w:val="99"/>
    <w:semiHidden/>
    <w:rsid w:val="00581863"/>
    <w:rPr>
      <w:sz w:val="20"/>
      <w:szCs w:val="20"/>
    </w:rPr>
  </w:style>
  <w:style w:type="paragraph" w:styleId="CommentSubject">
    <w:name w:val="annotation subject"/>
    <w:basedOn w:val="CommentText"/>
    <w:next w:val="CommentText"/>
    <w:link w:val="CommentSubjectChar"/>
    <w:uiPriority w:val="99"/>
    <w:semiHidden/>
    <w:unhideWhenUsed/>
    <w:rsid w:val="00581863"/>
    <w:rPr>
      <w:b/>
      <w:bCs/>
    </w:rPr>
  </w:style>
  <w:style w:type="character" w:customStyle="1" w:styleId="CommentSubjectChar">
    <w:name w:val="Comment Subject Char"/>
    <w:basedOn w:val="CommentTextChar"/>
    <w:link w:val="CommentSubject"/>
    <w:uiPriority w:val="99"/>
    <w:semiHidden/>
    <w:rsid w:val="00581863"/>
    <w:rPr>
      <w:b/>
      <w:bCs/>
      <w:sz w:val="20"/>
      <w:szCs w:val="20"/>
    </w:rPr>
  </w:style>
  <w:style w:type="paragraph" w:styleId="BalloonText">
    <w:name w:val="Balloon Text"/>
    <w:basedOn w:val="Normal"/>
    <w:link w:val="BalloonTextChar"/>
    <w:uiPriority w:val="99"/>
    <w:semiHidden/>
    <w:unhideWhenUsed/>
    <w:rsid w:val="005818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1863"/>
    <w:rPr>
      <w:rFonts w:ascii="Segoe UI" w:hAnsi="Segoe UI" w:cs="Segoe UI"/>
      <w:sz w:val="18"/>
      <w:szCs w:val="18"/>
    </w:rPr>
  </w:style>
  <w:style w:type="character" w:styleId="FollowedHyperlink">
    <w:name w:val="FollowedHyperlink"/>
    <w:basedOn w:val="DefaultParagraphFont"/>
    <w:uiPriority w:val="99"/>
    <w:semiHidden/>
    <w:unhideWhenUsed/>
    <w:rsid w:val="005011FA"/>
    <w:rPr>
      <w:color w:val="954F72" w:themeColor="followedHyperlink"/>
      <w:u w:val="single"/>
    </w:rPr>
  </w:style>
  <w:style w:type="paragraph" w:customStyle="1" w:styleId="trt0xe">
    <w:name w:val="trt0xe"/>
    <w:basedOn w:val="Normal"/>
    <w:rsid w:val="007371A2"/>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character" w:customStyle="1" w:styleId="landing-page-changedtext-0-2-17">
    <w:name w:val="landing-page-changedtext-0-2-17"/>
    <w:basedOn w:val="DefaultParagraphFont"/>
    <w:rsid w:val="00E70C12"/>
  </w:style>
  <w:style w:type="character" w:customStyle="1" w:styleId="hgkelc">
    <w:name w:val="hgkelc"/>
    <w:basedOn w:val="DefaultParagraphFont"/>
    <w:rsid w:val="00E94E66"/>
  </w:style>
  <w:style w:type="paragraph" w:styleId="Caption">
    <w:name w:val="caption"/>
    <w:basedOn w:val="Normal"/>
    <w:next w:val="Normal"/>
    <w:uiPriority w:val="35"/>
    <w:unhideWhenUsed/>
    <w:qFormat/>
    <w:rsid w:val="00D7793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918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1843"/>
  </w:style>
  <w:style w:type="paragraph" w:styleId="Footer">
    <w:name w:val="footer"/>
    <w:basedOn w:val="Normal"/>
    <w:link w:val="FooterChar"/>
    <w:uiPriority w:val="99"/>
    <w:unhideWhenUsed/>
    <w:rsid w:val="009918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18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101139">
      <w:bodyDiv w:val="1"/>
      <w:marLeft w:val="0"/>
      <w:marRight w:val="0"/>
      <w:marTop w:val="0"/>
      <w:marBottom w:val="0"/>
      <w:divBdr>
        <w:top w:val="none" w:sz="0" w:space="0" w:color="auto"/>
        <w:left w:val="none" w:sz="0" w:space="0" w:color="auto"/>
        <w:bottom w:val="none" w:sz="0" w:space="0" w:color="auto"/>
        <w:right w:val="none" w:sz="0" w:space="0" w:color="auto"/>
      </w:divBdr>
    </w:div>
    <w:div w:id="578710717">
      <w:bodyDiv w:val="1"/>
      <w:marLeft w:val="0"/>
      <w:marRight w:val="0"/>
      <w:marTop w:val="0"/>
      <w:marBottom w:val="0"/>
      <w:divBdr>
        <w:top w:val="none" w:sz="0" w:space="0" w:color="auto"/>
        <w:left w:val="none" w:sz="0" w:space="0" w:color="auto"/>
        <w:bottom w:val="none" w:sz="0" w:space="0" w:color="auto"/>
        <w:right w:val="none" w:sz="0" w:space="0" w:color="auto"/>
      </w:divBdr>
    </w:div>
    <w:div w:id="742217909">
      <w:bodyDiv w:val="1"/>
      <w:marLeft w:val="0"/>
      <w:marRight w:val="0"/>
      <w:marTop w:val="0"/>
      <w:marBottom w:val="0"/>
      <w:divBdr>
        <w:top w:val="none" w:sz="0" w:space="0" w:color="auto"/>
        <w:left w:val="none" w:sz="0" w:space="0" w:color="auto"/>
        <w:bottom w:val="none" w:sz="0" w:space="0" w:color="auto"/>
        <w:right w:val="none" w:sz="0" w:space="0" w:color="auto"/>
      </w:divBdr>
    </w:div>
    <w:div w:id="744960449">
      <w:bodyDiv w:val="1"/>
      <w:marLeft w:val="0"/>
      <w:marRight w:val="0"/>
      <w:marTop w:val="0"/>
      <w:marBottom w:val="0"/>
      <w:divBdr>
        <w:top w:val="none" w:sz="0" w:space="0" w:color="auto"/>
        <w:left w:val="none" w:sz="0" w:space="0" w:color="auto"/>
        <w:bottom w:val="none" w:sz="0" w:space="0" w:color="auto"/>
        <w:right w:val="none" w:sz="0" w:space="0" w:color="auto"/>
      </w:divBdr>
      <w:divsChild>
        <w:div w:id="610162357">
          <w:marLeft w:val="0"/>
          <w:marRight w:val="0"/>
          <w:marTop w:val="0"/>
          <w:marBottom w:val="0"/>
          <w:divBdr>
            <w:top w:val="none" w:sz="0" w:space="0" w:color="auto"/>
            <w:left w:val="none" w:sz="0" w:space="0" w:color="auto"/>
            <w:bottom w:val="none" w:sz="0" w:space="0" w:color="auto"/>
            <w:right w:val="none" w:sz="0" w:space="0" w:color="auto"/>
          </w:divBdr>
          <w:divsChild>
            <w:div w:id="1954677284">
              <w:marLeft w:val="0"/>
              <w:marRight w:val="0"/>
              <w:marTop w:val="180"/>
              <w:marBottom w:val="180"/>
              <w:divBdr>
                <w:top w:val="none" w:sz="0" w:space="0" w:color="auto"/>
                <w:left w:val="none" w:sz="0" w:space="0" w:color="auto"/>
                <w:bottom w:val="none" w:sz="0" w:space="0" w:color="auto"/>
                <w:right w:val="none" w:sz="0" w:space="0" w:color="auto"/>
              </w:divBdr>
            </w:div>
          </w:divsChild>
        </w:div>
        <w:div w:id="461315215">
          <w:marLeft w:val="0"/>
          <w:marRight w:val="0"/>
          <w:marTop w:val="0"/>
          <w:marBottom w:val="0"/>
          <w:divBdr>
            <w:top w:val="none" w:sz="0" w:space="0" w:color="auto"/>
            <w:left w:val="none" w:sz="0" w:space="0" w:color="auto"/>
            <w:bottom w:val="none" w:sz="0" w:space="0" w:color="auto"/>
            <w:right w:val="none" w:sz="0" w:space="0" w:color="auto"/>
          </w:divBdr>
          <w:divsChild>
            <w:div w:id="77823739">
              <w:marLeft w:val="0"/>
              <w:marRight w:val="0"/>
              <w:marTop w:val="0"/>
              <w:marBottom w:val="0"/>
              <w:divBdr>
                <w:top w:val="none" w:sz="0" w:space="0" w:color="auto"/>
                <w:left w:val="none" w:sz="0" w:space="0" w:color="auto"/>
                <w:bottom w:val="none" w:sz="0" w:space="0" w:color="auto"/>
                <w:right w:val="none" w:sz="0" w:space="0" w:color="auto"/>
              </w:divBdr>
              <w:divsChild>
                <w:div w:id="108747165">
                  <w:marLeft w:val="0"/>
                  <w:marRight w:val="0"/>
                  <w:marTop w:val="0"/>
                  <w:marBottom w:val="0"/>
                  <w:divBdr>
                    <w:top w:val="none" w:sz="0" w:space="0" w:color="auto"/>
                    <w:left w:val="none" w:sz="0" w:space="0" w:color="auto"/>
                    <w:bottom w:val="none" w:sz="0" w:space="0" w:color="auto"/>
                    <w:right w:val="none" w:sz="0" w:space="0" w:color="auto"/>
                  </w:divBdr>
                  <w:divsChild>
                    <w:div w:id="2037584837">
                      <w:marLeft w:val="0"/>
                      <w:marRight w:val="0"/>
                      <w:marTop w:val="0"/>
                      <w:marBottom w:val="0"/>
                      <w:divBdr>
                        <w:top w:val="none" w:sz="0" w:space="0" w:color="auto"/>
                        <w:left w:val="none" w:sz="0" w:space="0" w:color="auto"/>
                        <w:bottom w:val="none" w:sz="0" w:space="0" w:color="auto"/>
                        <w:right w:val="none" w:sz="0" w:space="0" w:color="auto"/>
                      </w:divBdr>
                      <w:divsChild>
                        <w:div w:id="258955270">
                          <w:marLeft w:val="0"/>
                          <w:marRight w:val="0"/>
                          <w:marTop w:val="0"/>
                          <w:marBottom w:val="0"/>
                          <w:divBdr>
                            <w:top w:val="none" w:sz="0" w:space="0" w:color="auto"/>
                            <w:left w:val="none" w:sz="0" w:space="0" w:color="auto"/>
                            <w:bottom w:val="none" w:sz="0" w:space="0" w:color="auto"/>
                            <w:right w:val="none" w:sz="0" w:space="0" w:color="auto"/>
                          </w:divBdr>
                          <w:divsChild>
                            <w:div w:id="192703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235764">
      <w:bodyDiv w:val="1"/>
      <w:marLeft w:val="0"/>
      <w:marRight w:val="0"/>
      <w:marTop w:val="0"/>
      <w:marBottom w:val="0"/>
      <w:divBdr>
        <w:top w:val="none" w:sz="0" w:space="0" w:color="auto"/>
        <w:left w:val="none" w:sz="0" w:space="0" w:color="auto"/>
        <w:bottom w:val="none" w:sz="0" w:space="0" w:color="auto"/>
        <w:right w:val="none" w:sz="0" w:space="0" w:color="auto"/>
      </w:divBdr>
    </w:div>
    <w:div w:id="1142310644">
      <w:bodyDiv w:val="1"/>
      <w:marLeft w:val="0"/>
      <w:marRight w:val="0"/>
      <w:marTop w:val="0"/>
      <w:marBottom w:val="0"/>
      <w:divBdr>
        <w:top w:val="none" w:sz="0" w:space="0" w:color="auto"/>
        <w:left w:val="none" w:sz="0" w:space="0" w:color="auto"/>
        <w:bottom w:val="none" w:sz="0" w:space="0" w:color="auto"/>
        <w:right w:val="none" w:sz="0" w:space="0" w:color="auto"/>
      </w:divBdr>
    </w:div>
    <w:div w:id="1174031582">
      <w:bodyDiv w:val="1"/>
      <w:marLeft w:val="0"/>
      <w:marRight w:val="0"/>
      <w:marTop w:val="0"/>
      <w:marBottom w:val="0"/>
      <w:divBdr>
        <w:top w:val="none" w:sz="0" w:space="0" w:color="auto"/>
        <w:left w:val="none" w:sz="0" w:space="0" w:color="auto"/>
        <w:bottom w:val="none" w:sz="0" w:space="0" w:color="auto"/>
        <w:right w:val="none" w:sz="0" w:space="0" w:color="auto"/>
      </w:divBdr>
    </w:div>
    <w:div w:id="1557813031">
      <w:bodyDiv w:val="1"/>
      <w:marLeft w:val="0"/>
      <w:marRight w:val="0"/>
      <w:marTop w:val="0"/>
      <w:marBottom w:val="0"/>
      <w:divBdr>
        <w:top w:val="none" w:sz="0" w:space="0" w:color="auto"/>
        <w:left w:val="none" w:sz="0" w:space="0" w:color="auto"/>
        <w:bottom w:val="none" w:sz="0" w:space="0" w:color="auto"/>
        <w:right w:val="none" w:sz="0" w:space="0" w:color="auto"/>
      </w:divBdr>
    </w:div>
    <w:div w:id="1598366263">
      <w:bodyDiv w:val="1"/>
      <w:marLeft w:val="0"/>
      <w:marRight w:val="0"/>
      <w:marTop w:val="0"/>
      <w:marBottom w:val="0"/>
      <w:divBdr>
        <w:top w:val="none" w:sz="0" w:space="0" w:color="auto"/>
        <w:left w:val="none" w:sz="0" w:space="0" w:color="auto"/>
        <w:bottom w:val="none" w:sz="0" w:space="0" w:color="auto"/>
        <w:right w:val="none" w:sz="0" w:space="0" w:color="auto"/>
      </w:divBdr>
    </w:div>
    <w:div w:id="1608780355">
      <w:bodyDiv w:val="1"/>
      <w:marLeft w:val="0"/>
      <w:marRight w:val="0"/>
      <w:marTop w:val="0"/>
      <w:marBottom w:val="0"/>
      <w:divBdr>
        <w:top w:val="none" w:sz="0" w:space="0" w:color="auto"/>
        <w:left w:val="none" w:sz="0" w:space="0" w:color="auto"/>
        <w:bottom w:val="none" w:sz="0" w:space="0" w:color="auto"/>
        <w:right w:val="none" w:sz="0" w:space="0" w:color="auto"/>
      </w:divBdr>
    </w:div>
    <w:div w:id="1614823612">
      <w:bodyDiv w:val="1"/>
      <w:marLeft w:val="0"/>
      <w:marRight w:val="0"/>
      <w:marTop w:val="0"/>
      <w:marBottom w:val="0"/>
      <w:divBdr>
        <w:top w:val="none" w:sz="0" w:space="0" w:color="auto"/>
        <w:left w:val="none" w:sz="0" w:space="0" w:color="auto"/>
        <w:bottom w:val="none" w:sz="0" w:space="0" w:color="auto"/>
        <w:right w:val="none" w:sz="0" w:space="0" w:color="auto"/>
      </w:divBdr>
    </w:div>
    <w:div w:id="1985699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2718</Words>
  <Characters>15496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 Singh</dc:creator>
  <cp:keywords/>
  <dc:description/>
  <cp:lastModifiedBy>Inderjeet Singh Sidhu</cp:lastModifiedBy>
  <cp:revision>2</cp:revision>
  <dcterms:created xsi:type="dcterms:W3CDTF">2021-12-07T03:55:00Z</dcterms:created>
  <dcterms:modified xsi:type="dcterms:W3CDTF">2021-12-07T03:55:00Z</dcterms:modified>
</cp:coreProperties>
</file>